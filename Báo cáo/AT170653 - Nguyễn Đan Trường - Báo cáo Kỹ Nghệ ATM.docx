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A9616" w14:textId="77777777" w:rsidR="00CF6DA8" w:rsidRPr="005C318F" w:rsidRDefault="00CF6DA8" w:rsidP="00CF6DA8">
      <w:pPr>
        <w:jc w:val="center"/>
        <w:rPr>
          <w:rFonts w:cs="Times New Roman"/>
          <w:b/>
          <w:bCs/>
        </w:rPr>
      </w:pPr>
      <w:bookmarkStart w:id="1" w:name="_Hlk150956107"/>
      <w:r w:rsidRPr="005C318F">
        <w:rPr>
          <w:rFonts w:cs="Times New Roman"/>
          <w:b/>
          <w:bCs/>
        </w:rPr>
        <w:t>HỌC VIỆN KỸ THUẬT MẬT MÃ</w:t>
      </w:r>
    </w:p>
    <w:p w14:paraId="221CB451" w14:textId="1E5C427E" w:rsidR="00CF6DA8" w:rsidRPr="005C318F" w:rsidRDefault="00CF6DA8" w:rsidP="00CF6DA8">
      <w:pPr>
        <w:jc w:val="center"/>
        <w:rPr>
          <w:rFonts w:cs="Times New Roman"/>
          <w:b/>
          <w:bCs/>
        </w:rPr>
      </w:pPr>
      <w:r w:rsidRPr="005C318F">
        <w:rPr>
          <w:rFonts w:cs="Times New Roman"/>
          <w:b/>
          <w:bCs/>
        </w:rPr>
        <w:t xml:space="preserve">KHOA </w:t>
      </w:r>
      <w:r w:rsidR="00847435" w:rsidRPr="005C318F">
        <w:rPr>
          <w:rFonts w:cs="Times New Roman"/>
          <w:b/>
          <w:bCs/>
        </w:rPr>
        <w:t>CÔNG NGHỆ THÔNG TIN</w:t>
      </w:r>
    </w:p>
    <w:p w14:paraId="423E5799" w14:textId="77777777" w:rsidR="00CF6DA8" w:rsidRPr="005C318F" w:rsidRDefault="00CF6DA8" w:rsidP="00CF6DA8">
      <w:pPr>
        <w:jc w:val="center"/>
        <w:rPr>
          <w:rFonts w:cs="Times New Roman"/>
        </w:rPr>
      </w:pPr>
      <w:r w:rsidRPr="005C318F">
        <w:rPr>
          <w:rFonts w:cs="Times New Roman"/>
        </w:rPr>
        <w:t>¯¯¯¯¯¯¯¯¯¯¯¯¯¯¯¯</w:t>
      </w:r>
    </w:p>
    <w:p w14:paraId="6CB3700E" w14:textId="77777777" w:rsidR="00CF6DA8" w:rsidRPr="005C318F" w:rsidRDefault="00CF6DA8" w:rsidP="00CF6DA8">
      <w:pPr>
        <w:jc w:val="center"/>
        <w:rPr>
          <w:rFonts w:cs="Times New Roman"/>
        </w:rPr>
      </w:pPr>
      <w:r w:rsidRPr="005C318F">
        <w:rPr>
          <w:rFonts w:cs="Times New Roman"/>
          <w:noProof/>
        </w:rPr>
        <w:drawing>
          <wp:inline distT="0" distB="0" distL="0" distR="0" wp14:anchorId="2C7400ED" wp14:editId="79544B6D">
            <wp:extent cx="1895475" cy="188528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0114" cy="1889898"/>
                    </a:xfrm>
                    <a:prstGeom prst="rect">
                      <a:avLst/>
                    </a:prstGeom>
                    <a:noFill/>
                    <a:ln>
                      <a:noFill/>
                    </a:ln>
                  </pic:spPr>
                </pic:pic>
              </a:graphicData>
            </a:graphic>
          </wp:inline>
        </w:drawing>
      </w:r>
    </w:p>
    <w:p w14:paraId="3ADEC35F" w14:textId="77777777" w:rsidR="00CF6DA8" w:rsidRPr="005C318F" w:rsidRDefault="00CF6DA8" w:rsidP="00CF6DA8">
      <w:pPr>
        <w:jc w:val="center"/>
        <w:rPr>
          <w:rFonts w:cs="Times New Roman"/>
        </w:rPr>
      </w:pPr>
    </w:p>
    <w:p w14:paraId="0EF9D7C6" w14:textId="7C8F26B6" w:rsidR="00CF6DA8" w:rsidRPr="005C318F" w:rsidRDefault="00CF6DA8" w:rsidP="00CF6DA8">
      <w:pPr>
        <w:pStyle w:val="TrangBa"/>
        <w:rPr>
          <w:rFonts w:cs="Times New Roman"/>
          <w:sz w:val="32"/>
        </w:rPr>
      </w:pPr>
      <w:r w:rsidRPr="005C318F">
        <w:rPr>
          <w:rFonts w:cs="Times New Roman"/>
          <w:sz w:val="32"/>
        </w:rPr>
        <w:t xml:space="preserve">ĐỀ TÀI CHUYÊN ĐỀ </w:t>
      </w:r>
      <w:r w:rsidR="00B15D31" w:rsidRPr="005C318F">
        <w:rPr>
          <w:rFonts w:cs="Times New Roman"/>
          <w:sz w:val="32"/>
        </w:rPr>
        <w:t>KỸ NGHỆ AN TOÀN MẠNG</w:t>
      </w:r>
    </w:p>
    <w:p w14:paraId="0EA5A31F" w14:textId="77777777" w:rsidR="00B15D31" w:rsidRPr="005C318F" w:rsidRDefault="00B15D31" w:rsidP="00CF6DA8">
      <w:pPr>
        <w:pStyle w:val="TrangBa"/>
        <w:rPr>
          <w:rFonts w:cs="Times New Roman"/>
          <w:sz w:val="32"/>
        </w:rPr>
      </w:pPr>
    </w:p>
    <w:p w14:paraId="21D78C9D" w14:textId="77777777" w:rsidR="00CF6DA8" w:rsidRPr="005C318F" w:rsidRDefault="00CF6DA8" w:rsidP="00CF6DA8">
      <w:pPr>
        <w:pStyle w:val="TrangBa"/>
        <w:rPr>
          <w:rFonts w:cs="Times New Roman"/>
          <w:sz w:val="36"/>
        </w:rPr>
      </w:pPr>
    </w:p>
    <w:p w14:paraId="05D0F3F7" w14:textId="03768562" w:rsidR="00CF6DA8" w:rsidRPr="005C318F" w:rsidRDefault="00B15D31" w:rsidP="00B15D31">
      <w:pPr>
        <w:jc w:val="center"/>
        <w:rPr>
          <w:rFonts w:cs="Times New Roman"/>
          <w:color w:val="000000"/>
          <w:sz w:val="36"/>
          <w:szCs w:val="36"/>
        </w:rPr>
      </w:pPr>
      <w:r w:rsidRPr="005C318F">
        <w:rPr>
          <w:rFonts w:cs="Times New Roman"/>
          <w:color w:val="000000"/>
          <w:sz w:val="36"/>
          <w:szCs w:val="36"/>
        </w:rPr>
        <w:t>Xây dựng hệ thống giám sát an toàn mạng dựa trên nền tảng mã nguồn mở ELK (Elasticache, Logstash, Kibana)</w:t>
      </w:r>
    </w:p>
    <w:p w14:paraId="6AD8AC98" w14:textId="77777777" w:rsidR="00B15D31" w:rsidRPr="005C318F" w:rsidRDefault="00B15D31" w:rsidP="00B15D31">
      <w:pPr>
        <w:jc w:val="center"/>
        <w:rPr>
          <w:rFonts w:cs="Times New Roman"/>
          <w:color w:val="000000"/>
          <w:sz w:val="36"/>
          <w:szCs w:val="36"/>
        </w:rPr>
      </w:pPr>
    </w:p>
    <w:p w14:paraId="3C2C00E7" w14:textId="5653B628" w:rsidR="00CF6DA8" w:rsidRPr="005C318F" w:rsidRDefault="002E1D92" w:rsidP="00CF6DA8">
      <w:pPr>
        <w:rPr>
          <w:rFonts w:cs="Times New Roman"/>
          <w:i/>
          <w:iCs/>
          <w:color w:val="000000"/>
          <w:szCs w:val="28"/>
        </w:rPr>
      </w:pPr>
      <w:r w:rsidRPr="005C318F">
        <w:rPr>
          <w:rFonts w:cs="Times New Roman"/>
          <w:i/>
          <w:iCs/>
          <w:color w:val="000000"/>
          <w:szCs w:val="28"/>
        </w:rPr>
        <w:t xml:space="preserve">     </w:t>
      </w:r>
      <w:r w:rsidR="00CF6DA8" w:rsidRPr="005C318F">
        <w:rPr>
          <w:rFonts w:cs="Times New Roman"/>
          <w:i/>
          <w:iCs/>
          <w:color w:val="000000"/>
          <w:szCs w:val="28"/>
        </w:rPr>
        <w:t xml:space="preserve"> </w:t>
      </w:r>
      <w:r w:rsidR="00B15D31" w:rsidRPr="005C318F">
        <w:rPr>
          <w:rFonts w:cs="Times New Roman"/>
          <w:i/>
          <w:iCs/>
          <w:color w:val="000000"/>
          <w:szCs w:val="28"/>
        </w:rPr>
        <w:t>S</w:t>
      </w:r>
      <w:r w:rsidR="00CF6DA8" w:rsidRPr="005C318F">
        <w:rPr>
          <w:rFonts w:cs="Times New Roman"/>
          <w:i/>
          <w:iCs/>
          <w:color w:val="000000"/>
          <w:szCs w:val="28"/>
        </w:rPr>
        <w:t>inh viên thực hiện:</w:t>
      </w:r>
    </w:p>
    <w:tbl>
      <w:tblPr>
        <w:tblStyle w:val="TableGrid"/>
        <w:tblW w:w="5646" w:type="dxa"/>
        <w:tblInd w:w="2200" w:type="dxa"/>
        <w:tblBorders>
          <w:top w:val="none" w:sz="0" w:space="0" w:color="auto"/>
          <w:left w:val="none" w:sz="0" w:space="0" w:color="auto"/>
          <w:bottom w:val="single" w:sz="24" w:space="0" w:color="auto"/>
          <w:right w:val="none" w:sz="0" w:space="0" w:color="auto"/>
          <w:insideH w:val="none" w:sz="0" w:space="0" w:color="auto"/>
          <w:insideV w:val="none" w:sz="0" w:space="0" w:color="auto"/>
        </w:tblBorders>
        <w:tblLook w:val="04A0" w:firstRow="1" w:lastRow="0" w:firstColumn="1" w:lastColumn="0" w:noHBand="0" w:noVBand="1"/>
      </w:tblPr>
      <w:tblGrid>
        <w:gridCol w:w="5646"/>
      </w:tblGrid>
      <w:tr w:rsidR="00CF6DA8" w:rsidRPr="005C318F" w14:paraId="3A730A98" w14:textId="77777777" w:rsidTr="00B15D31">
        <w:trPr>
          <w:trHeight w:val="883"/>
        </w:trPr>
        <w:tc>
          <w:tcPr>
            <w:tcW w:w="5646" w:type="dxa"/>
            <w:tcBorders>
              <w:bottom w:val="nil"/>
            </w:tcBorders>
          </w:tcPr>
          <w:p w14:paraId="3B47541F" w14:textId="0EBAA23E" w:rsidR="00CF6DA8" w:rsidRPr="005C318F" w:rsidRDefault="00CF6DA8" w:rsidP="00B15D31">
            <w:pPr>
              <w:rPr>
                <w:color w:val="000000"/>
                <w:szCs w:val="28"/>
              </w:rPr>
            </w:pPr>
            <w:r w:rsidRPr="005C318F">
              <w:rPr>
                <w:color w:val="000000"/>
                <w:szCs w:val="28"/>
              </w:rPr>
              <w:t>Nguyễn Đan Trườn</w:t>
            </w:r>
            <w:r w:rsidR="00BC5BB3" w:rsidRPr="005C318F">
              <w:rPr>
                <w:color w:val="000000"/>
                <w:szCs w:val="28"/>
                <w:lang w:val="en-US"/>
              </w:rPr>
              <w:t>g</w:t>
            </w:r>
            <w:r w:rsidRPr="005C318F">
              <w:rPr>
                <w:color w:val="000000"/>
                <w:szCs w:val="28"/>
              </w:rPr>
              <w:t xml:space="preserve"> – AT170653 </w:t>
            </w:r>
          </w:p>
        </w:tc>
      </w:tr>
    </w:tbl>
    <w:p w14:paraId="6A6A412F" w14:textId="5F3861E4" w:rsidR="00CF6DA8" w:rsidRPr="005C318F" w:rsidRDefault="002E1D92" w:rsidP="00CF6DA8">
      <w:pPr>
        <w:rPr>
          <w:rFonts w:cs="Times New Roman"/>
          <w:i/>
          <w:iCs/>
          <w:color w:val="000000"/>
          <w:szCs w:val="28"/>
        </w:rPr>
      </w:pPr>
      <w:r w:rsidRPr="005C318F">
        <w:rPr>
          <w:rFonts w:cs="Times New Roman"/>
          <w:i/>
          <w:iCs/>
          <w:color w:val="000000"/>
          <w:szCs w:val="28"/>
        </w:rPr>
        <w:t xml:space="preserve">  </w:t>
      </w:r>
      <w:r w:rsidR="0093685F" w:rsidRPr="005C318F">
        <w:rPr>
          <w:rFonts w:cs="Times New Roman"/>
          <w:i/>
          <w:iCs/>
          <w:color w:val="000000"/>
          <w:szCs w:val="28"/>
        </w:rPr>
        <w:t xml:space="preserve"> </w:t>
      </w:r>
      <w:r w:rsidRPr="005C318F">
        <w:rPr>
          <w:rFonts w:cs="Times New Roman"/>
          <w:i/>
          <w:iCs/>
          <w:color w:val="000000"/>
          <w:szCs w:val="28"/>
        </w:rPr>
        <w:t xml:space="preserve"> </w:t>
      </w:r>
      <w:r w:rsidR="00CF6DA8" w:rsidRPr="005C318F">
        <w:rPr>
          <w:rFonts w:cs="Times New Roman"/>
          <w:i/>
          <w:iCs/>
          <w:color w:val="000000"/>
          <w:szCs w:val="28"/>
        </w:rPr>
        <w:t xml:space="preserve">Giảng viên hướng dẫn: </w:t>
      </w:r>
    </w:p>
    <w:p w14:paraId="09538B5C" w14:textId="3ED069E6" w:rsidR="00CF6DA8" w:rsidRPr="005C318F" w:rsidRDefault="00B15D31" w:rsidP="00CF6DA8">
      <w:pPr>
        <w:ind w:left="1440" w:firstLine="720"/>
        <w:rPr>
          <w:rFonts w:cs="Times New Roman"/>
          <w:color w:val="000000"/>
          <w:szCs w:val="28"/>
        </w:rPr>
      </w:pPr>
      <w:r w:rsidRPr="005C318F">
        <w:rPr>
          <w:rFonts w:cs="Times New Roman"/>
          <w:color w:val="000000"/>
          <w:szCs w:val="28"/>
        </w:rPr>
        <w:t>Thầy Cao Minh Tuấn</w:t>
      </w:r>
    </w:p>
    <w:p w14:paraId="6515EF62" w14:textId="426189D6" w:rsidR="00CF6DA8" w:rsidRPr="005C318F" w:rsidRDefault="00CF6DA8" w:rsidP="00CF6DA8">
      <w:pPr>
        <w:ind w:left="1440" w:firstLine="720"/>
        <w:rPr>
          <w:rFonts w:cs="Times New Roman"/>
          <w:color w:val="000000"/>
          <w:szCs w:val="28"/>
        </w:rPr>
      </w:pPr>
      <w:r w:rsidRPr="005C318F">
        <w:rPr>
          <w:rFonts w:cs="Times New Roman"/>
          <w:color w:val="000000"/>
          <w:szCs w:val="28"/>
        </w:rPr>
        <w:t xml:space="preserve">Khoa </w:t>
      </w:r>
      <w:r w:rsidR="0093685F" w:rsidRPr="005C318F">
        <w:rPr>
          <w:rFonts w:cs="Times New Roman"/>
          <w:color w:val="000000"/>
          <w:szCs w:val="28"/>
        </w:rPr>
        <w:t>An toàn thông tin</w:t>
      </w:r>
      <w:r w:rsidRPr="005C318F">
        <w:rPr>
          <w:rFonts w:cs="Times New Roman"/>
          <w:color w:val="000000"/>
          <w:szCs w:val="28"/>
        </w:rPr>
        <w:t xml:space="preserve"> – Học viện Kỹ thuật Mật mã</w:t>
      </w:r>
    </w:p>
    <w:p w14:paraId="158D6DD4" w14:textId="77777777" w:rsidR="00CF6DA8" w:rsidRPr="005C318F" w:rsidRDefault="00CF6DA8" w:rsidP="00CF6DA8">
      <w:pPr>
        <w:ind w:left="1440" w:firstLine="720"/>
        <w:jc w:val="center"/>
        <w:rPr>
          <w:rFonts w:cs="Times New Roman"/>
          <w:color w:val="000000"/>
          <w:szCs w:val="28"/>
        </w:rPr>
      </w:pPr>
    </w:p>
    <w:p w14:paraId="6A28C496" w14:textId="77777777" w:rsidR="00CF6DA8" w:rsidRPr="005C318F" w:rsidRDefault="00CF6DA8" w:rsidP="00CF6DA8">
      <w:pPr>
        <w:ind w:left="1440" w:firstLine="720"/>
        <w:jc w:val="center"/>
        <w:rPr>
          <w:rFonts w:cs="Times New Roman"/>
          <w:color w:val="000000"/>
          <w:szCs w:val="28"/>
        </w:rPr>
      </w:pPr>
    </w:p>
    <w:p w14:paraId="3775EBF0" w14:textId="1A0E5263" w:rsidR="0019127D" w:rsidRPr="005C318F" w:rsidRDefault="00CF6DA8" w:rsidP="00F37408">
      <w:pPr>
        <w:ind w:left="1440" w:hanging="1710"/>
        <w:jc w:val="center"/>
        <w:rPr>
          <w:rFonts w:cs="Times New Roman"/>
        </w:rPr>
        <w:sectPr w:rsidR="0019127D" w:rsidRPr="005C318F" w:rsidSect="005A25BF">
          <w:footerReference w:type="even" r:id="rId9"/>
          <w:footerReference w:type="default" r:id="rId10"/>
          <w:pgSz w:w="12240" w:h="15840"/>
          <w:pgMar w:top="1440" w:right="1134" w:bottom="1440" w:left="1701" w:header="720" w:footer="720" w:gutter="0"/>
          <w:pgBorders w:display="firstPage">
            <w:top w:val="thinThickSmallGap" w:sz="24" w:space="17" w:color="auto"/>
            <w:left w:val="thinThickSmallGap" w:sz="24" w:space="4" w:color="auto"/>
            <w:bottom w:val="thickThinSmallGap" w:sz="24" w:space="0" w:color="auto"/>
            <w:right w:val="thickThinSmallGap" w:sz="24" w:space="4" w:color="auto"/>
          </w:pgBorders>
          <w:pgNumType w:fmt="lowerRoman" w:start="1"/>
          <w:cols w:space="720"/>
          <w:docGrid w:linePitch="381"/>
        </w:sectPr>
      </w:pPr>
      <w:r w:rsidRPr="005C318F">
        <w:rPr>
          <w:rFonts w:cs="Times New Roman"/>
        </w:rPr>
        <w:t>Hà Nội, 202</w:t>
      </w:r>
      <w:r w:rsidR="00FF26FA">
        <w:rPr>
          <w:rFonts w:cs="Times New Roman"/>
        </w:rPr>
        <w:t>3</w:t>
      </w:r>
    </w:p>
    <w:bookmarkEnd w:id="1"/>
    <w:p w14:paraId="138F51A3" w14:textId="6A11E07F" w:rsidR="00F37408" w:rsidRPr="005C318F" w:rsidRDefault="00F37408" w:rsidP="0019127D">
      <w:pPr>
        <w:rPr>
          <w:rFonts w:cs="Times New Roman"/>
        </w:rPr>
      </w:pPr>
    </w:p>
    <w:p w14:paraId="2B8B4B74" w14:textId="629426D2" w:rsidR="00C80CD3" w:rsidRPr="005C318F" w:rsidRDefault="00F37408" w:rsidP="008A4BD5">
      <w:pPr>
        <w:pStyle w:val="Heading1"/>
        <w:rPr>
          <w:rFonts w:cs="Times New Roman"/>
        </w:rPr>
      </w:pPr>
      <w:bookmarkStart w:id="2" w:name="_Toc150956536"/>
      <w:bookmarkStart w:id="3" w:name="_Toc152803448"/>
      <w:r w:rsidRPr="005C318F">
        <w:rPr>
          <w:rFonts w:cs="Times New Roman"/>
        </w:rPr>
        <w:t>LỜI CẢM ƠN</w:t>
      </w:r>
      <w:bookmarkEnd w:id="2"/>
      <w:bookmarkEnd w:id="3"/>
    </w:p>
    <w:p w14:paraId="2EF3C0F2" w14:textId="77777777" w:rsidR="00910006" w:rsidRPr="005C318F" w:rsidRDefault="00910006" w:rsidP="00910006">
      <w:pPr>
        <w:rPr>
          <w:rFonts w:cs="Times New Roman"/>
        </w:rPr>
      </w:pPr>
    </w:p>
    <w:p w14:paraId="1809D855" w14:textId="1E66B284" w:rsidR="00F37408" w:rsidRPr="005C318F" w:rsidRDefault="00AF426E" w:rsidP="00C80CD3">
      <w:pPr>
        <w:rPr>
          <w:rFonts w:cs="Times New Roman"/>
        </w:rPr>
      </w:pPr>
      <w:r w:rsidRPr="005C318F">
        <w:rPr>
          <w:rFonts w:cs="Times New Roman"/>
        </w:rPr>
        <w:t xml:space="preserve">Em </w:t>
      </w:r>
      <w:r w:rsidR="00C80CD3" w:rsidRPr="005C318F">
        <w:rPr>
          <w:rFonts w:cs="Times New Roman"/>
        </w:rPr>
        <w:t xml:space="preserve">xin gửi lời cảm ơn sâu sắc đến </w:t>
      </w:r>
      <w:r w:rsidRPr="005C318F">
        <w:rPr>
          <w:rFonts w:cs="Times New Roman"/>
        </w:rPr>
        <w:t>thầy Cao Minh Tuấn</w:t>
      </w:r>
      <w:r w:rsidR="00C80CD3" w:rsidRPr="005C318F">
        <w:rPr>
          <w:rFonts w:cs="Times New Roman"/>
        </w:rPr>
        <w:t xml:space="preserve"> vì sự hỗ trợ và định hướng tận tâm của </w:t>
      </w:r>
      <w:r w:rsidRPr="005C318F">
        <w:rPr>
          <w:rFonts w:cs="Times New Roman"/>
        </w:rPr>
        <w:t>thầy</w:t>
      </w:r>
      <w:r w:rsidR="00C80CD3" w:rsidRPr="005C318F">
        <w:rPr>
          <w:rFonts w:cs="Times New Roman"/>
        </w:rPr>
        <w:t xml:space="preserve"> trong suốt quá trình thực hiện dự án này. Sự tận tâm và sự nhiệt huyết của </w:t>
      </w:r>
      <w:r w:rsidR="008F2871" w:rsidRPr="005C318F">
        <w:rPr>
          <w:rFonts w:cs="Times New Roman"/>
        </w:rPr>
        <w:t>thầy</w:t>
      </w:r>
      <w:r w:rsidR="00C80CD3" w:rsidRPr="005C318F">
        <w:rPr>
          <w:rFonts w:cs="Times New Roman"/>
        </w:rPr>
        <w:t xml:space="preserve"> đã thực sự truyền cảm hứng cho </w:t>
      </w:r>
      <w:r w:rsidR="00642995" w:rsidRPr="005C318F">
        <w:rPr>
          <w:rFonts w:cs="Times New Roman"/>
        </w:rPr>
        <w:t xml:space="preserve">em </w:t>
      </w:r>
      <w:r w:rsidR="00C80CD3" w:rsidRPr="005C318F">
        <w:rPr>
          <w:rFonts w:cs="Times New Roman"/>
        </w:rPr>
        <w:t xml:space="preserve">và giúp </w:t>
      </w:r>
      <w:r w:rsidR="00642995" w:rsidRPr="005C318F">
        <w:rPr>
          <w:rFonts w:cs="Times New Roman"/>
        </w:rPr>
        <w:t>em</w:t>
      </w:r>
      <w:r w:rsidR="00C80CD3" w:rsidRPr="005C318F">
        <w:rPr>
          <w:rFonts w:cs="Times New Roman"/>
        </w:rPr>
        <w:t xml:space="preserve"> vượt qua những khó khăn trong quá trình xây dựng và hoàn thiện dự án.</w:t>
      </w:r>
    </w:p>
    <w:p w14:paraId="4CBCF5D7" w14:textId="30318836" w:rsidR="00F37408" w:rsidRPr="005C318F" w:rsidRDefault="0064670B" w:rsidP="00F37408">
      <w:pPr>
        <w:ind w:firstLine="720"/>
        <w:rPr>
          <w:rFonts w:cs="Times New Roman"/>
          <w:szCs w:val="28"/>
        </w:rPr>
      </w:pPr>
      <w:r w:rsidRPr="005C318F">
        <w:rPr>
          <w:rFonts w:cs="Times New Roman"/>
          <w:szCs w:val="28"/>
        </w:rPr>
        <w:t>E</w:t>
      </w:r>
      <w:r w:rsidR="00F37408" w:rsidRPr="005C318F">
        <w:rPr>
          <w:rFonts w:cs="Times New Roman"/>
          <w:szCs w:val="28"/>
        </w:rPr>
        <w:t>m</w:t>
      </w:r>
      <w:r w:rsidRPr="005C318F">
        <w:rPr>
          <w:rFonts w:cs="Times New Roman"/>
          <w:szCs w:val="28"/>
        </w:rPr>
        <w:t xml:space="preserve"> xin</w:t>
      </w:r>
      <w:r w:rsidR="00F37408" w:rsidRPr="005C318F">
        <w:rPr>
          <w:rFonts w:cs="Times New Roman"/>
          <w:szCs w:val="28"/>
        </w:rPr>
        <w:t xml:space="preserve"> chân thành cảm ơn</w:t>
      </w:r>
      <w:r w:rsidRPr="005C318F">
        <w:rPr>
          <w:rFonts w:cs="Times New Roman"/>
          <w:szCs w:val="28"/>
        </w:rPr>
        <w:t xml:space="preserve"> thầy</w:t>
      </w:r>
      <w:r w:rsidR="00F37408" w:rsidRPr="005C318F">
        <w:rPr>
          <w:rFonts w:cs="Times New Roman"/>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7408" w:rsidRPr="005C318F" w14:paraId="78A8E807" w14:textId="77777777" w:rsidTr="006712AD">
        <w:tc>
          <w:tcPr>
            <w:tcW w:w="4675" w:type="dxa"/>
          </w:tcPr>
          <w:p w14:paraId="08302575" w14:textId="77777777" w:rsidR="00F37408" w:rsidRPr="005C318F" w:rsidRDefault="00F37408" w:rsidP="006712AD">
            <w:pPr>
              <w:rPr>
                <w:szCs w:val="28"/>
              </w:rPr>
            </w:pPr>
          </w:p>
        </w:tc>
        <w:tc>
          <w:tcPr>
            <w:tcW w:w="4675" w:type="dxa"/>
          </w:tcPr>
          <w:p w14:paraId="3A199FA5" w14:textId="02F56600" w:rsidR="00F37408" w:rsidRPr="005C318F" w:rsidRDefault="00F37408" w:rsidP="006712AD">
            <w:pPr>
              <w:jc w:val="center"/>
              <w:rPr>
                <w:i/>
                <w:iCs/>
                <w:szCs w:val="28"/>
                <w:lang w:val="en-US"/>
              </w:rPr>
            </w:pPr>
            <w:r w:rsidRPr="005C318F">
              <w:rPr>
                <w:i/>
                <w:iCs/>
                <w:szCs w:val="28"/>
                <w:lang w:val="en-US"/>
              </w:rPr>
              <w:t>Hà Nội ngày  tháng   năm 2023</w:t>
            </w:r>
          </w:p>
          <w:p w14:paraId="040E41E1" w14:textId="77777777" w:rsidR="00F37408" w:rsidRPr="005C318F" w:rsidRDefault="00F37408" w:rsidP="006712AD">
            <w:pPr>
              <w:jc w:val="center"/>
              <w:rPr>
                <w:i/>
                <w:iCs/>
                <w:szCs w:val="28"/>
                <w:lang w:val="en-US"/>
              </w:rPr>
            </w:pPr>
            <w:r w:rsidRPr="005C318F">
              <w:rPr>
                <w:i/>
                <w:iCs/>
                <w:szCs w:val="28"/>
                <w:lang w:val="en-US"/>
              </w:rPr>
              <w:t xml:space="preserve">Sinh viên thực hiện </w:t>
            </w:r>
          </w:p>
          <w:p w14:paraId="13A2F06A" w14:textId="77777777" w:rsidR="00F37408" w:rsidRPr="005C318F" w:rsidRDefault="00F37408" w:rsidP="006712AD">
            <w:pPr>
              <w:jc w:val="center"/>
              <w:rPr>
                <w:szCs w:val="28"/>
                <w:lang w:val="en-US"/>
              </w:rPr>
            </w:pPr>
            <w:r w:rsidRPr="005C318F">
              <w:rPr>
                <w:szCs w:val="28"/>
                <w:lang w:val="en-US"/>
              </w:rPr>
              <w:t xml:space="preserve">Nguyễn Đan Trường </w:t>
            </w:r>
          </w:p>
          <w:p w14:paraId="6CEDC4EF" w14:textId="21978734" w:rsidR="00F37408" w:rsidRPr="005C318F" w:rsidRDefault="00F37408" w:rsidP="006712AD">
            <w:pPr>
              <w:jc w:val="center"/>
              <w:rPr>
                <w:szCs w:val="28"/>
                <w:lang w:val="en-US"/>
              </w:rPr>
            </w:pPr>
          </w:p>
        </w:tc>
      </w:tr>
    </w:tbl>
    <w:p w14:paraId="6B077469" w14:textId="77777777" w:rsidR="00F37408" w:rsidRPr="005C318F" w:rsidRDefault="00F37408" w:rsidP="00CF6DA8">
      <w:pPr>
        <w:ind w:left="1440" w:hanging="1710"/>
        <w:jc w:val="center"/>
        <w:rPr>
          <w:rFonts w:cs="Times New Roman"/>
        </w:rPr>
      </w:pPr>
    </w:p>
    <w:p w14:paraId="59D96727" w14:textId="77777777" w:rsidR="00F37408" w:rsidRPr="005C318F" w:rsidRDefault="00F37408" w:rsidP="00CF6DA8">
      <w:pPr>
        <w:ind w:left="1440" w:hanging="1710"/>
        <w:jc w:val="center"/>
        <w:rPr>
          <w:rFonts w:cs="Times New Roman"/>
        </w:rPr>
      </w:pPr>
    </w:p>
    <w:p w14:paraId="368FDE52" w14:textId="77777777" w:rsidR="00F37408" w:rsidRPr="005C318F" w:rsidRDefault="00F37408" w:rsidP="00CF6DA8">
      <w:pPr>
        <w:ind w:left="1440" w:hanging="1710"/>
        <w:jc w:val="center"/>
        <w:rPr>
          <w:rFonts w:cs="Times New Roman"/>
        </w:rPr>
      </w:pPr>
    </w:p>
    <w:p w14:paraId="59AFC7FC" w14:textId="77777777" w:rsidR="00F37408" w:rsidRPr="005C318F" w:rsidRDefault="00F37408" w:rsidP="00CF6DA8">
      <w:pPr>
        <w:ind w:left="1440" w:hanging="1710"/>
        <w:jc w:val="center"/>
        <w:rPr>
          <w:rFonts w:cs="Times New Roman"/>
        </w:rPr>
      </w:pPr>
    </w:p>
    <w:p w14:paraId="4EBC3913" w14:textId="77777777" w:rsidR="00F37408" w:rsidRPr="005C318F" w:rsidRDefault="00F37408" w:rsidP="00CF6DA8">
      <w:pPr>
        <w:ind w:left="1440" w:hanging="1710"/>
        <w:jc w:val="center"/>
        <w:rPr>
          <w:rFonts w:cs="Times New Roman"/>
        </w:rPr>
      </w:pPr>
    </w:p>
    <w:p w14:paraId="3343EE38" w14:textId="77777777" w:rsidR="00F37408" w:rsidRPr="005C318F" w:rsidRDefault="00F37408" w:rsidP="00CF6DA8">
      <w:pPr>
        <w:ind w:left="1440" w:hanging="1710"/>
        <w:jc w:val="center"/>
        <w:rPr>
          <w:rFonts w:cs="Times New Roman"/>
        </w:rPr>
      </w:pPr>
    </w:p>
    <w:p w14:paraId="2BF415AE" w14:textId="77777777" w:rsidR="00F37408" w:rsidRPr="005C318F" w:rsidRDefault="00F37408" w:rsidP="00CF6DA8">
      <w:pPr>
        <w:ind w:left="1440" w:hanging="1710"/>
        <w:jc w:val="center"/>
        <w:rPr>
          <w:rFonts w:cs="Times New Roman"/>
        </w:rPr>
      </w:pPr>
    </w:p>
    <w:p w14:paraId="710C0156" w14:textId="77777777" w:rsidR="00F37408" w:rsidRPr="005C318F" w:rsidRDefault="00F37408" w:rsidP="00CF6DA8">
      <w:pPr>
        <w:ind w:left="1440" w:hanging="1710"/>
        <w:jc w:val="center"/>
        <w:rPr>
          <w:rFonts w:cs="Times New Roman"/>
        </w:rPr>
      </w:pPr>
    </w:p>
    <w:p w14:paraId="33B8C277" w14:textId="77777777" w:rsidR="00F37408" w:rsidRPr="005C318F" w:rsidRDefault="00F37408" w:rsidP="00CF6DA8">
      <w:pPr>
        <w:ind w:left="1440" w:hanging="1710"/>
        <w:jc w:val="center"/>
        <w:rPr>
          <w:rFonts w:cs="Times New Roman"/>
        </w:rPr>
      </w:pPr>
    </w:p>
    <w:p w14:paraId="5C555455" w14:textId="77777777" w:rsidR="00C80CD3" w:rsidRPr="005C318F" w:rsidRDefault="00C80CD3" w:rsidP="00C80CD3">
      <w:pPr>
        <w:rPr>
          <w:rFonts w:cs="Times New Roman"/>
        </w:rPr>
      </w:pPr>
    </w:p>
    <w:p w14:paraId="5AB7C27B" w14:textId="77777777" w:rsidR="00C80CD3" w:rsidRPr="005C318F" w:rsidRDefault="00C80CD3" w:rsidP="00C80CD3">
      <w:pPr>
        <w:rPr>
          <w:rFonts w:cs="Times New Roman"/>
          <w:sz w:val="32"/>
          <w:szCs w:val="32"/>
        </w:rPr>
      </w:pPr>
    </w:p>
    <w:p w14:paraId="6464A22D" w14:textId="77777777" w:rsidR="00094AFA" w:rsidRPr="005C318F" w:rsidRDefault="00094AFA" w:rsidP="002A68B7">
      <w:pPr>
        <w:rPr>
          <w:rFonts w:cs="Times New Roman"/>
          <w:sz w:val="32"/>
          <w:szCs w:val="32"/>
        </w:rPr>
      </w:pPr>
    </w:p>
    <w:p w14:paraId="6C711E29" w14:textId="77777777" w:rsidR="00AF426E" w:rsidRPr="005C318F" w:rsidRDefault="00AF426E" w:rsidP="002A68B7">
      <w:pPr>
        <w:rPr>
          <w:rFonts w:cs="Times New Roman"/>
          <w:sz w:val="32"/>
          <w:szCs w:val="32"/>
        </w:rPr>
      </w:pPr>
    </w:p>
    <w:p w14:paraId="1A9E8084" w14:textId="77777777" w:rsidR="002A68B7" w:rsidRPr="005C318F" w:rsidRDefault="002A68B7" w:rsidP="002A68B7">
      <w:pPr>
        <w:rPr>
          <w:rFonts w:cs="Times New Roman"/>
          <w:sz w:val="32"/>
          <w:szCs w:val="32"/>
        </w:rPr>
      </w:pPr>
    </w:p>
    <w:p w14:paraId="441CD100" w14:textId="52990389" w:rsidR="00FF26FA" w:rsidRPr="005C318F" w:rsidRDefault="00FF26FA" w:rsidP="00C96911">
      <w:pPr>
        <w:jc w:val="left"/>
        <w:rPr>
          <w:rFonts w:cs="Times New Roman"/>
          <w:sz w:val="32"/>
          <w:szCs w:val="32"/>
        </w:rPr>
      </w:pPr>
    </w:p>
    <w:sdt>
      <w:sdtPr>
        <w:rPr>
          <w:rFonts w:eastAsiaTheme="minorHAnsi" w:cstheme="minorBidi"/>
          <w:b w:val="0"/>
          <w:bCs w:val="0"/>
          <w:color w:val="auto"/>
          <w:sz w:val="28"/>
          <w:szCs w:val="22"/>
        </w:rPr>
        <w:id w:val="1599757632"/>
        <w:docPartObj>
          <w:docPartGallery w:val="Table of Contents"/>
          <w:docPartUnique/>
        </w:docPartObj>
      </w:sdtPr>
      <w:sdtEndPr>
        <w:rPr>
          <w:noProof/>
        </w:rPr>
      </w:sdtEndPr>
      <w:sdtContent>
        <w:p w14:paraId="208ACAAA" w14:textId="6ECF67C4" w:rsidR="00FF26FA" w:rsidRDefault="00FF26FA">
          <w:pPr>
            <w:pStyle w:val="TOCHeading"/>
          </w:pPr>
          <w:r>
            <w:t>MỤC LỤC</w:t>
          </w:r>
        </w:p>
        <w:p w14:paraId="18496471" w14:textId="5998B3CF" w:rsidR="007402BB" w:rsidRDefault="00FF26FA">
          <w:pPr>
            <w:pStyle w:val="TOC1"/>
            <w:rPr>
              <w:ins w:id="4" w:author="nguyen truong" w:date="2023-12-07T01:03:00Z"/>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ins w:id="5" w:author="nguyen truong" w:date="2023-12-07T01:03:00Z">
            <w:r w:rsidR="007402BB" w:rsidRPr="00AA5495">
              <w:rPr>
                <w:rStyle w:val="Hyperlink"/>
                <w:noProof/>
              </w:rPr>
              <w:fldChar w:fldCharType="begin"/>
            </w:r>
            <w:r w:rsidR="007402BB" w:rsidRPr="00AA5495">
              <w:rPr>
                <w:rStyle w:val="Hyperlink"/>
                <w:noProof/>
              </w:rPr>
              <w:instrText xml:space="preserve"> </w:instrText>
            </w:r>
            <w:r w:rsidR="007402BB">
              <w:rPr>
                <w:noProof/>
              </w:rPr>
              <w:instrText>HYPERLINK \l "_Toc152803448"</w:instrText>
            </w:r>
            <w:r w:rsidR="007402BB" w:rsidRPr="00AA5495">
              <w:rPr>
                <w:rStyle w:val="Hyperlink"/>
                <w:noProof/>
              </w:rPr>
              <w:instrText xml:space="preserve"> </w:instrText>
            </w:r>
            <w:r w:rsidR="007402BB" w:rsidRPr="00AA5495">
              <w:rPr>
                <w:rStyle w:val="Hyperlink"/>
                <w:noProof/>
              </w:rPr>
            </w:r>
            <w:r w:rsidR="007402BB" w:rsidRPr="00AA5495">
              <w:rPr>
                <w:rStyle w:val="Hyperlink"/>
                <w:noProof/>
              </w:rPr>
              <w:fldChar w:fldCharType="separate"/>
            </w:r>
            <w:r w:rsidR="007402BB" w:rsidRPr="00AA5495">
              <w:rPr>
                <w:rStyle w:val="Hyperlink"/>
                <w:rFonts w:cs="Times New Roman"/>
                <w:noProof/>
              </w:rPr>
              <w:t>LỜI CẢM ƠN</w:t>
            </w:r>
            <w:r w:rsidR="007402BB">
              <w:rPr>
                <w:noProof/>
                <w:webHidden/>
              </w:rPr>
              <w:tab/>
            </w:r>
            <w:r w:rsidR="007402BB">
              <w:rPr>
                <w:noProof/>
                <w:webHidden/>
              </w:rPr>
              <w:fldChar w:fldCharType="begin"/>
            </w:r>
            <w:r w:rsidR="007402BB">
              <w:rPr>
                <w:noProof/>
                <w:webHidden/>
              </w:rPr>
              <w:instrText xml:space="preserve"> PAGEREF _Toc152803448 \h </w:instrText>
            </w:r>
            <w:r w:rsidR="007402BB">
              <w:rPr>
                <w:noProof/>
                <w:webHidden/>
              </w:rPr>
            </w:r>
          </w:ins>
          <w:r w:rsidR="007402BB">
            <w:rPr>
              <w:noProof/>
              <w:webHidden/>
            </w:rPr>
            <w:fldChar w:fldCharType="separate"/>
          </w:r>
          <w:ins w:id="6" w:author="nguyen truong" w:date="2023-12-07T01:03:00Z">
            <w:r w:rsidR="007402BB">
              <w:rPr>
                <w:noProof/>
                <w:webHidden/>
              </w:rPr>
              <w:t>1</w:t>
            </w:r>
            <w:r w:rsidR="007402BB">
              <w:rPr>
                <w:noProof/>
                <w:webHidden/>
              </w:rPr>
              <w:fldChar w:fldCharType="end"/>
            </w:r>
            <w:r w:rsidR="007402BB" w:rsidRPr="00AA5495">
              <w:rPr>
                <w:rStyle w:val="Hyperlink"/>
                <w:noProof/>
              </w:rPr>
              <w:fldChar w:fldCharType="end"/>
            </w:r>
          </w:ins>
        </w:p>
        <w:p w14:paraId="529EF7A6" w14:textId="3E3A8CBA" w:rsidR="007402BB" w:rsidRDefault="007402BB">
          <w:pPr>
            <w:pStyle w:val="TOC1"/>
            <w:rPr>
              <w:ins w:id="7" w:author="nguyen truong" w:date="2023-12-07T01:03:00Z"/>
              <w:rFonts w:asciiTheme="minorHAnsi" w:eastAsiaTheme="minorEastAsia" w:hAnsiTheme="minorHAnsi"/>
              <w:noProof/>
              <w:kern w:val="2"/>
              <w:sz w:val="22"/>
              <w14:ligatures w14:val="standardContextual"/>
            </w:rPr>
          </w:pPr>
          <w:ins w:id="8"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"_Toc152803449"</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rFonts w:cs="Times New Roman"/>
                <w:noProof/>
              </w:rPr>
              <w:t>LỜI NÓI ĐẦU</w:t>
            </w:r>
            <w:r>
              <w:rPr>
                <w:noProof/>
                <w:webHidden/>
              </w:rPr>
              <w:tab/>
            </w:r>
            <w:r>
              <w:rPr>
                <w:noProof/>
                <w:webHidden/>
              </w:rPr>
              <w:fldChar w:fldCharType="begin"/>
            </w:r>
            <w:r>
              <w:rPr>
                <w:noProof/>
                <w:webHidden/>
              </w:rPr>
              <w:instrText xml:space="preserve"> PAGEREF _Toc152803449 \h </w:instrText>
            </w:r>
            <w:r>
              <w:rPr>
                <w:noProof/>
                <w:webHidden/>
              </w:rPr>
            </w:r>
          </w:ins>
          <w:r>
            <w:rPr>
              <w:noProof/>
              <w:webHidden/>
            </w:rPr>
            <w:fldChar w:fldCharType="separate"/>
          </w:r>
          <w:ins w:id="9" w:author="nguyen truong" w:date="2023-12-07T01:03:00Z">
            <w:r>
              <w:rPr>
                <w:noProof/>
                <w:webHidden/>
              </w:rPr>
              <w:t>5</w:t>
            </w:r>
            <w:r>
              <w:rPr>
                <w:noProof/>
                <w:webHidden/>
              </w:rPr>
              <w:fldChar w:fldCharType="end"/>
            </w:r>
            <w:r w:rsidRPr="00AA5495">
              <w:rPr>
                <w:rStyle w:val="Hyperlink"/>
                <w:noProof/>
              </w:rPr>
              <w:fldChar w:fldCharType="end"/>
            </w:r>
          </w:ins>
        </w:p>
        <w:p w14:paraId="378F88C7" w14:textId="2FEA4444" w:rsidR="007402BB" w:rsidRDefault="007402BB">
          <w:pPr>
            <w:pStyle w:val="TOC1"/>
            <w:rPr>
              <w:ins w:id="10" w:author="nguyen truong" w:date="2023-12-07T01:03:00Z"/>
              <w:rFonts w:asciiTheme="minorHAnsi" w:eastAsiaTheme="minorEastAsia" w:hAnsiTheme="minorHAnsi"/>
              <w:noProof/>
              <w:kern w:val="2"/>
              <w:sz w:val="22"/>
              <w14:ligatures w14:val="standardContextual"/>
            </w:rPr>
          </w:pPr>
          <w:ins w:id="11"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"_Toc152803450"</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rFonts w:cs="Times New Roman"/>
                <w:noProof/>
              </w:rPr>
              <w:t>DANH MỤC HÌNH VẼ</w:t>
            </w:r>
            <w:r>
              <w:rPr>
                <w:noProof/>
                <w:webHidden/>
              </w:rPr>
              <w:tab/>
            </w:r>
            <w:r>
              <w:rPr>
                <w:noProof/>
                <w:webHidden/>
              </w:rPr>
              <w:fldChar w:fldCharType="begin"/>
            </w:r>
            <w:r>
              <w:rPr>
                <w:noProof/>
                <w:webHidden/>
              </w:rPr>
              <w:instrText xml:space="preserve"> PAGEREF _Toc152803450 \h </w:instrText>
            </w:r>
            <w:r>
              <w:rPr>
                <w:noProof/>
                <w:webHidden/>
              </w:rPr>
            </w:r>
          </w:ins>
          <w:r>
            <w:rPr>
              <w:noProof/>
              <w:webHidden/>
            </w:rPr>
            <w:fldChar w:fldCharType="separate"/>
          </w:r>
          <w:ins w:id="12" w:author="nguyen truong" w:date="2023-12-07T01:03:00Z">
            <w:r>
              <w:rPr>
                <w:noProof/>
                <w:webHidden/>
              </w:rPr>
              <w:t>6</w:t>
            </w:r>
            <w:r>
              <w:rPr>
                <w:noProof/>
                <w:webHidden/>
              </w:rPr>
              <w:fldChar w:fldCharType="end"/>
            </w:r>
            <w:r w:rsidRPr="00AA5495">
              <w:rPr>
                <w:rStyle w:val="Hyperlink"/>
                <w:noProof/>
              </w:rPr>
              <w:fldChar w:fldCharType="end"/>
            </w:r>
          </w:ins>
        </w:p>
        <w:p w14:paraId="187EFC3C" w14:textId="2423E0B7" w:rsidR="007402BB" w:rsidRDefault="007402BB">
          <w:pPr>
            <w:pStyle w:val="TOC1"/>
            <w:rPr>
              <w:ins w:id="13" w:author="nguyen truong" w:date="2023-12-07T01:03:00Z"/>
              <w:rFonts w:asciiTheme="minorHAnsi" w:eastAsiaTheme="minorEastAsia" w:hAnsiTheme="minorHAnsi"/>
              <w:noProof/>
              <w:kern w:val="2"/>
              <w:sz w:val="22"/>
              <w14:ligatures w14:val="standardContextual"/>
            </w:rPr>
          </w:pPr>
          <w:ins w:id="14"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"_Toc152803451"</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rFonts w:cs="Times New Roman"/>
                <w:noProof/>
              </w:rPr>
              <w:t>DANH MỤC VIẾT TẮT</w:t>
            </w:r>
            <w:r>
              <w:rPr>
                <w:noProof/>
                <w:webHidden/>
              </w:rPr>
              <w:tab/>
            </w:r>
            <w:r>
              <w:rPr>
                <w:noProof/>
                <w:webHidden/>
              </w:rPr>
              <w:fldChar w:fldCharType="begin"/>
            </w:r>
            <w:r>
              <w:rPr>
                <w:noProof/>
                <w:webHidden/>
              </w:rPr>
              <w:instrText xml:space="preserve"> PAGEREF _Toc152803451 \h </w:instrText>
            </w:r>
            <w:r>
              <w:rPr>
                <w:noProof/>
                <w:webHidden/>
              </w:rPr>
            </w:r>
          </w:ins>
          <w:r>
            <w:rPr>
              <w:noProof/>
              <w:webHidden/>
            </w:rPr>
            <w:fldChar w:fldCharType="separate"/>
          </w:r>
          <w:ins w:id="15" w:author="nguyen truong" w:date="2023-12-07T01:03:00Z">
            <w:r>
              <w:rPr>
                <w:noProof/>
                <w:webHidden/>
              </w:rPr>
              <w:t>7</w:t>
            </w:r>
            <w:r>
              <w:rPr>
                <w:noProof/>
                <w:webHidden/>
              </w:rPr>
              <w:fldChar w:fldCharType="end"/>
            </w:r>
            <w:r w:rsidRPr="00AA5495">
              <w:rPr>
                <w:rStyle w:val="Hyperlink"/>
                <w:noProof/>
              </w:rPr>
              <w:fldChar w:fldCharType="end"/>
            </w:r>
          </w:ins>
        </w:p>
        <w:p w14:paraId="5A9F3747" w14:textId="751030CB" w:rsidR="007402BB" w:rsidRDefault="007402BB">
          <w:pPr>
            <w:pStyle w:val="TOC1"/>
            <w:rPr>
              <w:ins w:id="16" w:author="nguyen truong" w:date="2023-12-07T01:03:00Z"/>
              <w:rFonts w:asciiTheme="minorHAnsi" w:eastAsiaTheme="minorEastAsia" w:hAnsiTheme="minorHAnsi"/>
              <w:noProof/>
              <w:kern w:val="2"/>
              <w:sz w:val="22"/>
              <w14:ligatures w14:val="standardContextual"/>
            </w:rPr>
          </w:pPr>
          <w:ins w:id="17"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"_Toc152803452"</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rFonts w:cs="Times New Roman"/>
                <w:noProof/>
              </w:rPr>
              <w:t>CHƯƠNG 1: GIỚI THIỆU VỀ ELK STACK</w:t>
            </w:r>
            <w:r>
              <w:rPr>
                <w:noProof/>
                <w:webHidden/>
              </w:rPr>
              <w:tab/>
            </w:r>
            <w:r>
              <w:rPr>
                <w:noProof/>
                <w:webHidden/>
              </w:rPr>
              <w:fldChar w:fldCharType="begin"/>
            </w:r>
            <w:r>
              <w:rPr>
                <w:noProof/>
                <w:webHidden/>
              </w:rPr>
              <w:instrText xml:space="preserve"> PAGEREF _Toc152803452 \h </w:instrText>
            </w:r>
            <w:r>
              <w:rPr>
                <w:noProof/>
                <w:webHidden/>
              </w:rPr>
            </w:r>
          </w:ins>
          <w:r>
            <w:rPr>
              <w:noProof/>
              <w:webHidden/>
            </w:rPr>
            <w:fldChar w:fldCharType="separate"/>
          </w:r>
          <w:ins w:id="18" w:author="nguyen truong" w:date="2023-12-07T01:03:00Z">
            <w:r>
              <w:rPr>
                <w:noProof/>
                <w:webHidden/>
              </w:rPr>
              <w:t>8</w:t>
            </w:r>
            <w:r>
              <w:rPr>
                <w:noProof/>
                <w:webHidden/>
              </w:rPr>
              <w:fldChar w:fldCharType="end"/>
            </w:r>
            <w:r w:rsidRPr="00AA5495">
              <w:rPr>
                <w:rStyle w:val="Hyperlink"/>
                <w:noProof/>
              </w:rPr>
              <w:fldChar w:fldCharType="end"/>
            </w:r>
          </w:ins>
        </w:p>
        <w:p w14:paraId="29188273" w14:textId="09D78A39" w:rsidR="007402BB" w:rsidRDefault="007402BB">
          <w:pPr>
            <w:pStyle w:val="TOC2"/>
            <w:tabs>
              <w:tab w:val="right" w:leader="dot" w:pos="9395"/>
            </w:tabs>
            <w:rPr>
              <w:ins w:id="19" w:author="nguyen truong" w:date="2023-12-07T01:03:00Z"/>
              <w:rFonts w:asciiTheme="minorHAnsi" w:eastAsiaTheme="minorEastAsia" w:hAnsiTheme="minorHAnsi"/>
              <w:noProof/>
              <w:kern w:val="2"/>
              <w:sz w:val="22"/>
              <w14:ligatures w14:val="standardContextual"/>
            </w:rPr>
          </w:pPr>
          <w:ins w:id="20"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"_Toc152803453"</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noProof/>
              </w:rPr>
              <w:t>1.1. Tổng quan</w:t>
            </w:r>
            <w:r>
              <w:rPr>
                <w:noProof/>
                <w:webHidden/>
              </w:rPr>
              <w:tab/>
            </w:r>
            <w:r>
              <w:rPr>
                <w:noProof/>
                <w:webHidden/>
              </w:rPr>
              <w:fldChar w:fldCharType="begin"/>
            </w:r>
            <w:r>
              <w:rPr>
                <w:noProof/>
                <w:webHidden/>
              </w:rPr>
              <w:instrText xml:space="preserve"> PAGEREF _Toc152803453 \h </w:instrText>
            </w:r>
            <w:r>
              <w:rPr>
                <w:noProof/>
                <w:webHidden/>
              </w:rPr>
            </w:r>
          </w:ins>
          <w:r>
            <w:rPr>
              <w:noProof/>
              <w:webHidden/>
            </w:rPr>
            <w:fldChar w:fldCharType="separate"/>
          </w:r>
          <w:ins w:id="21" w:author="nguyen truong" w:date="2023-12-07T01:03:00Z">
            <w:r>
              <w:rPr>
                <w:noProof/>
                <w:webHidden/>
              </w:rPr>
              <w:t>8</w:t>
            </w:r>
            <w:r>
              <w:rPr>
                <w:noProof/>
                <w:webHidden/>
              </w:rPr>
              <w:fldChar w:fldCharType="end"/>
            </w:r>
            <w:r w:rsidRPr="00AA5495">
              <w:rPr>
                <w:rStyle w:val="Hyperlink"/>
                <w:noProof/>
              </w:rPr>
              <w:fldChar w:fldCharType="end"/>
            </w:r>
          </w:ins>
        </w:p>
        <w:p w14:paraId="2C513F95" w14:textId="37DE8F31" w:rsidR="007402BB" w:rsidRDefault="007402BB">
          <w:pPr>
            <w:pStyle w:val="TOC2"/>
            <w:tabs>
              <w:tab w:val="right" w:leader="dot" w:pos="9395"/>
            </w:tabs>
            <w:rPr>
              <w:ins w:id="22" w:author="nguyen truong" w:date="2023-12-07T01:03:00Z"/>
              <w:rFonts w:asciiTheme="minorHAnsi" w:eastAsiaTheme="minorEastAsia" w:hAnsiTheme="minorHAnsi"/>
              <w:noProof/>
              <w:kern w:val="2"/>
              <w:sz w:val="22"/>
              <w14:ligatures w14:val="standardContextual"/>
            </w:rPr>
          </w:pPr>
          <w:ins w:id="23"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"_Toc152803454"</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noProof/>
              </w:rPr>
              <w:t>1.2. Giới thiệu về Elasticsearch</w:t>
            </w:r>
            <w:r>
              <w:rPr>
                <w:noProof/>
                <w:webHidden/>
              </w:rPr>
              <w:tab/>
            </w:r>
            <w:r>
              <w:rPr>
                <w:noProof/>
                <w:webHidden/>
              </w:rPr>
              <w:fldChar w:fldCharType="begin"/>
            </w:r>
            <w:r>
              <w:rPr>
                <w:noProof/>
                <w:webHidden/>
              </w:rPr>
              <w:instrText xml:space="preserve"> PAGEREF _Toc152803454 \h </w:instrText>
            </w:r>
            <w:r>
              <w:rPr>
                <w:noProof/>
                <w:webHidden/>
              </w:rPr>
            </w:r>
          </w:ins>
          <w:r>
            <w:rPr>
              <w:noProof/>
              <w:webHidden/>
            </w:rPr>
            <w:fldChar w:fldCharType="separate"/>
          </w:r>
          <w:ins w:id="24" w:author="nguyen truong" w:date="2023-12-07T01:03:00Z">
            <w:r>
              <w:rPr>
                <w:noProof/>
                <w:webHidden/>
              </w:rPr>
              <w:t>8</w:t>
            </w:r>
            <w:r>
              <w:rPr>
                <w:noProof/>
                <w:webHidden/>
              </w:rPr>
              <w:fldChar w:fldCharType="end"/>
            </w:r>
            <w:r w:rsidRPr="00AA5495">
              <w:rPr>
                <w:rStyle w:val="Hyperlink"/>
                <w:noProof/>
              </w:rPr>
              <w:fldChar w:fldCharType="end"/>
            </w:r>
          </w:ins>
        </w:p>
        <w:p w14:paraId="44010DBF" w14:textId="208F16AB" w:rsidR="007402BB" w:rsidRDefault="007402BB">
          <w:pPr>
            <w:pStyle w:val="TOC3"/>
            <w:tabs>
              <w:tab w:val="right" w:leader="dot" w:pos="9395"/>
            </w:tabs>
            <w:rPr>
              <w:ins w:id="25" w:author="nguyen truong" w:date="2023-12-07T01:03:00Z"/>
              <w:rFonts w:asciiTheme="minorHAnsi" w:eastAsiaTheme="minorEastAsia" w:hAnsiTheme="minorHAnsi"/>
              <w:noProof/>
              <w:kern w:val="2"/>
              <w:sz w:val="22"/>
              <w14:ligatures w14:val="standardContextual"/>
            </w:rPr>
          </w:pPr>
          <w:ins w:id="26"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"_Toc152803455"</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rFonts w:cs="Times New Roman"/>
                <w:noProof/>
              </w:rPr>
              <w:t>1.2.1. Introduction</w:t>
            </w:r>
            <w:r>
              <w:rPr>
                <w:noProof/>
                <w:webHidden/>
              </w:rPr>
              <w:tab/>
            </w:r>
            <w:r>
              <w:rPr>
                <w:noProof/>
                <w:webHidden/>
              </w:rPr>
              <w:fldChar w:fldCharType="begin"/>
            </w:r>
            <w:r>
              <w:rPr>
                <w:noProof/>
                <w:webHidden/>
              </w:rPr>
              <w:instrText xml:space="preserve"> PAGEREF _Toc152803455 \h </w:instrText>
            </w:r>
            <w:r>
              <w:rPr>
                <w:noProof/>
                <w:webHidden/>
              </w:rPr>
            </w:r>
          </w:ins>
          <w:r>
            <w:rPr>
              <w:noProof/>
              <w:webHidden/>
            </w:rPr>
            <w:fldChar w:fldCharType="separate"/>
          </w:r>
          <w:ins w:id="27" w:author="nguyen truong" w:date="2023-12-07T01:03:00Z">
            <w:r>
              <w:rPr>
                <w:noProof/>
                <w:webHidden/>
              </w:rPr>
              <w:t>10</w:t>
            </w:r>
            <w:r>
              <w:rPr>
                <w:noProof/>
                <w:webHidden/>
              </w:rPr>
              <w:fldChar w:fldCharType="end"/>
            </w:r>
            <w:r w:rsidRPr="00AA5495">
              <w:rPr>
                <w:rStyle w:val="Hyperlink"/>
                <w:noProof/>
              </w:rPr>
              <w:fldChar w:fldCharType="end"/>
            </w:r>
          </w:ins>
        </w:p>
        <w:p w14:paraId="77793153" w14:textId="7C4CD9FC" w:rsidR="007402BB" w:rsidRDefault="007402BB">
          <w:pPr>
            <w:pStyle w:val="TOC3"/>
            <w:tabs>
              <w:tab w:val="right" w:leader="dot" w:pos="9395"/>
            </w:tabs>
            <w:rPr>
              <w:ins w:id="28" w:author="nguyen truong" w:date="2023-12-07T01:03:00Z"/>
              <w:rFonts w:asciiTheme="minorHAnsi" w:eastAsiaTheme="minorEastAsia" w:hAnsiTheme="minorHAnsi"/>
              <w:noProof/>
              <w:kern w:val="2"/>
              <w:sz w:val="22"/>
              <w14:ligatures w14:val="standardContextual"/>
            </w:rPr>
          </w:pPr>
          <w:ins w:id="29"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"_Toc152803456"</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rFonts w:cs="Times New Roman"/>
                <w:noProof/>
              </w:rPr>
              <w:t>1.2.2. Mapping</w:t>
            </w:r>
            <w:r>
              <w:rPr>
                <w:noProof/>
                <w:webHidden/>
              </w:rPr>
              <w:tab/>
            </w:r>
            <w:r>
              <w:rPr>
                <w:noProof/>
                <w:webHidden/>
              </w:rPr>
              <w:fldChar w:fldCharType="begin"/>
            </w:r>
            <w:r>
              <w:rPr>
                <w:noProof/>
                <w:webHidden/>
              </w:rPr>
              <w:instrText xml:space="preserve"> PAGEREF _Toc152803456 \h </w:instrText>
            </w:r>
            <w:r>
              <w:rPr>
                <w:noProof/>
                <w:webHidden/>
              </w:rPr>
            </w:r>
          </w:ins>
          <w:r>
            <w:rPr>
              <w:noProof/>
              <w:webHidden/>
            </w:rPr>
            <w:fldChar w:fldCharType="separate"/>
          </w:r>
          <w:ins w:id="30" w:author="nguyen truong" w:date="2023-12-07T01:03:00Z">
            <w:r>
              <w:rPr>
                <w:noProof/>
                <w:webHidden/>
              </w:rPr>
              <w:t>17</w:t>
            </w:r>
            <w:r>
              <w:rPr>
                <w:noProof/>
                <w:webHidden/>
              </w:rPr>
              <w:fldChar w:fldCharType="end"/>
            </w:r>
            <w:r w:rsidRPr="00AA5495">
              <w:rPr>
                <w:rStyle w:val="Hyperlink"/>
                <w:noProof/>
              </w:rPr>
              <w:fldChar w:fldCharType="end"/>
            </w:r>
          </w:ins>
        </w:p>
        <w:p w14:paraId="7F662E4A" w14:textId="227D615D" w:rsidR="007402BB" w:rsidRDefault="007402BB">
          <w:pPr>
            <w:pStyle w:val="TOC3"/>
            <w:tabs>
              <w:tab w:val="right" w:leader="dot" w:pos="9395"/>
            </w:tabs>
            <w:rPr>
              <w:ins w:id="31" w:author="nguyen truong" w:date="2023-12-07T01:03:00Z"/>
              <w:rFonts w:asciiTheme="minorHAnsi" w:eastAsiaTheme="minorEastAsia" w:hAnsiTheme="minorHAnsi"/>
              <w:noProof/>
              <w:kern w:val="2"/>
              <w:sz w:val="22"/>
              <w14:ligatures w14:val="standardContextual"/>
            </w:rPr>
          </w:pPr>
          <w:ins w:id="32"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"_Toc152803457"</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rFonts w:cs="Times New Roman"/>
                <w:noProof/>
              </w:rPr>
              <w:t>1.2.3. Searching</w:t>
            </w:r>
            <w:r>
              <w:rPr>
                <w:noProof/>
                <w:webHidden/>
              </w:rPr>
              <w:tab/>
            </w:r>
            <w:r>
              <w:rPr>
                <w:noProof/>
                <w:webHidden/>
              </w:rPr>
              <w:fldChar w:fldCharType="begin"/>
            </w:r>
            <w:r>
              <w:rPr>
                <w:noProof/>
                <w:webHidden/>
              </w:rPr>
              <w:instrText xml:space="preserve"> PAGEREF _Toc152803457 \h </w:instrText>
            </w:r>
            <w:r>
              <w:rPr>
                <w:noProof/>
                <w:webHidden/>
              </w:rPr>
            </w:r>
          </w:ins>
          <w:r>
            <w:rPr>
              <w:noProof/>
              <w:webHidden/>
            </w:rPr>
            <w:fldChar w:fldCharType="separate"/>
          </w:r>
          <w:ins w:id="33" w:author="nguyen truong" w:date="2023-12-07T01:03:00Z">
            <w:r>
              <w:rPr>
                <w:noProof/>
                <w:webHidden/>
              </w:rPr>
              <w:t>20</w:t>
            </w:r>
            <w:r>
              <w:rPr>
                <w:noProof/>
                <w:webHidden/>
              </w:rPr>
              <w:fldChar w:fldCharType="end"/>
            </w:r>
            <w:r w:rsidRPr="00AA5495">
              <w:rPr>
                <w:rStyle w:val="Hyperlink"/>
                <w:noProof/>
              </w:rPr>
              <w:fldChar w:fldCharType="end"/>
            </w:r>
          </w:ins>
        </w:p>
        <w:p w14:paraId="0E0AD7E1" w14:textId="6729F0D5" w:rsidR="007402BB" w:rsidRDefault="007402BB">
          <w:pPr>
            <w:pStyle w:val="TOC2"/>
            <w:tabs>
              <w:tab w:val="right" w:leader="dot" w:pos="9395"/>
            </w:tabs>
            <w:rPr>
              <w:ins w:id="34" w:author="nguyen truong" w:date="2023-12-07T01:03:00Z"/>
              <w:rFonts w:asciiTheme="minorHAnsi" w:eastAsiaTheme="minorEastAsia" w:hAnsiTheme="minorHAnsi"/>
              <w:noProof/>
              <w:kern w:val="2"/>
              <w:sz w:val="22"/>
              <w14:ligatures w14:val="standardContextual"/>
            </w:rPr>
          </w:pPr>
          <w:ins w:id="35"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"_Toc152803458"</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noProof/>
              </w:rPr>
              <w:t>1.3. Giới thiệu về LogStash</w:t>
            </w:r>
            <w:r>
              <w:rPr>
                <w:noProof/>
                <w:webHidden/>
              </w:rPr>
              <w:tab/>
            </w:r>
            <w:r>
              <w:rPr>
                <w:noProof/>
                <w:webHidden/>
              </w:rPr>
              <w:fldChar w:fldCharType="begin"/>
            </w:r>
            <w:r>
              <w:rPr>
                <w:noProof/>
                <w:webHidden/>
              </w:rPr>
              <w:instrText xml:space="preserve"> PAGEREF _Toc152803458 \h </w:instrText>
            </w:r>
            <w:r>
              <w:rPr>
                <w:noProof/>
                <w:webHidden/>
              </w:rPr>
            </w:r>
          </w:ins>
          <w:r>
            <w:rPr>
              <w:noProof/>
              <w:webHidden/>
            </w:rPr>
            <w:fldChar w:fldCharType="separate"/>
          </w:r>
          <w:ins w:id="36" w:author="nguyen truong" w:date="2023-12-07T01:03:00Z">
            <w:r>
              <w:rPr>
                <w:noProof/>
                <w:webHidden/>
              </w:rPr>
              <w:t>24</w:t>
            </w:r>
            <w:r>
              <w:rPr>
                <w:noProof/>
                <w:webHidden/>
              </w:rPr>
              <w:fldChar w:fldCharType="end"/>
            </w:r>
            <w:r w:rsidRPr="00AA5495">
              <w:rPr>
                <w:rStyle w:val="Hyperlink"/>
                <w:noProof/>
              </w:rPr>
              <w:fldChar w:fldCharType="end"/>
            </w:r>
          </w:ins>
        </w:p>
        <w:p w14:paraId="5108841E" w14:textId="4202646C" w:rsidR="007402BB" w:rsidRDefault="007402BB">
          <w:pPr>
            <w:pStyle w:val="TOC3"/>
            <w:tabs>
              <w:tab w:val="right" w:leader="dot" w:pos="9395"/>
            </w:tabs>
            <w:rPr>
              <w:ins w:id="37" w:author="nguyen truong" w:date="2023-12-07T01:03:00Z"/>
              <w:rFonts w:asciiTheme="minorHAnsi" w:eastAsiaTheme="minorEastAsia" w:hAnsiTheme="minorHAnsi"/>
              <w:noProof/>
              <w:kern w:val="2"/>
              <w:sz w:val="22"/>
              <w14:ligatures w14:val="standardContextual"/>
            </w:rPr>
          </w:pPr>
          <w:ins w:id="38"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"_Toc152803459"</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rFonts w:cs="Times New Roman"/>
                <w:noProof/>
              </w:rPr>
              <w:t>1.3.1. Công nghệ tích hợp dữ liệu ETL</w:t>
            </w:r>
            <w:r>
              <w:rPr>
                <w:noProof/>
                <w:webHidden/>
              </w:rPr>
              <w:tab/>
            </w:r>
            <w:r>
              <w:rPr>
                <w:noProof/>
                <w:webHidden/>
              </w:rPr>
              <w:fldChar w:fldCharType="begin"/>
            </w:r>
            <w:r>
              <w:rPr>
                <w:noProof/>
                <w:webHidden/>
              </w:rPr>
              <w:instrText xml:space="preserve"> PAGEREF _Toc152803459 \h </w:instrText>
            </w:r>
            <w:r>
              <w:rPr>
                <w:noProof/>
                <w:webHidden/>
              </w:rPr>
            </w:r>
          </w:ins>
          <w:r>
            <w:rPr>
              <w:noProof/>
              <w:webHidden/>
            </w:rPr>
            <w:fldChar w:fldCharType="separate"/>
          </w:r>
          <w:ins w:id="39" w:author="nguyen truong" w:date="2023-12-07T01:03:00Z">
            <w:r>
              <w:rPr>
                <w:noProof/>
                <w:webHidden/>
              </w:rPr>
              <w:t>25</w:t>
            </w:r>
            <w:r>
              <w:rPr>
                <w:noProof/>
                <w:webHidden/>
              </w:rPr>
              <w:fldChar w:fldCharType="end"/>
            </w:r>
            <w:r w:rsidRPr="00AA5495">
              <w:rPr>
                <w:rStyle w:val="Hyperlink"/>
                <w:noProof/>
              </w:rPr>
              <w:fldChar w:fldCharType="end"/>
            </w:r>
          </w:ins>
        </w:p>
        <w:p w14:paraId="4EC14146" w14:textId="555A3BA2" w:rsidR="007402BB" w:rsidRDefault="007402BB">
          <w:pPr>
            <w:pStyle w:val="TOC3"/>
            <w:tabs>
              <w:tab w:val="right" w:leader="dot" w:pos="9395"/>
            </w:tabs>
            <w:rPr>
              <w:ins w:id="40" w:author="nguyen truong" w:date="2023-12-07T01:03:00Z"/>
              <w:rFonts w:asciiTheme="minorHAnsi" w:eastAsiaTheme="minorEastAsia" w:hAnsiTheme="minorHAnsi"/>
              <w:noProof/>
              <w:kern w:val="2"/>
              <w:sz w:val="22"/>
              <w14:ligatures w14:val="standardContextual"/>
            </w:rPr>
          </w:pPr>
          <w:ins w:id="41"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"_Toc152803460"</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rFonts w:cs="Times New Roman"/>
                <w:noProof/>
              </w:rPr>
              <w:t>1.3.2. Mô hình hoạt động của Logstash</w:t>
            </w:r>
            <w:r>
              <w:rPr>
                <w:noProof/>
                <w:webHidden/>
              </w:rPr>
              <w:tab/>
            </w:r>
            <w:r>
              <w:rPr>
                <w:noProof/>
                <w:webHidden/>
              </w:rPr>
              <w:fldChar w:fldCharType="begin"/>
            </w:r>
            <w:r>
              <w:rPr>
                <w:noProof/>
                <w:webHidden/>
              </w:rPr>
              <w:instrText xml:space="preserve"> PAGEREF _Toc152803460 \h </w:instrText>
            </w:r>
            <w:r>
              <w:rPr>
                <w:noProof/>
                <w:webHidden/>
              </w:rPr>
            </w:r>
          </w:ins>
          <w:r>
            <w:rPr>
              <w:noProof/>
              <w:webHidden/>
            </w:rPr>
            <w:fldChar w:fldCharType="separate"/>
          </w:r>
          <w:ins w:id="42" w:author="nguyen truong" w:date="2023-12-07T01:03:00Z">
            <w:r>
              <w:rPr>
                <w:noProof/>
                <w:webHidden/>
              </w:rPr>
              <w:t>25</w:t>
            </w:r>
            <w:r>
              <w:rPr>
                <w:noProof/>
                <w:webHidden/>
              </w:rPr>
              <w:fldChar w:fldCharType="end"/>
            </w:r>
            <w:r w:rsidRPr="00AA5495">
              <w:rPr>
                <w:rStyle w:val="Hyperlink"/>
                <w:noProof/>
              </w:rPr>
              <w:fldChar w:fldCharType="end"/>
            </w:r>
          </w:ins>
        </w:p>
        <w:p w14:paraId="66F1F41E" w14:textId="2FA4B35C" w:rsidR="007402BB" w:rsidRDefault="007402BB">
          <w:pPr>
            <w:pStyle w:val="TOC2"/>
            <w:tabs>
              <w:tab w:val="right" w:leader="dot" w:pos="9395"/>
            </w:tabs>
            <w:rPr>
              <w:ins w:id="43" w:author="nguyen truong" w:date="2023-12-07T01:03:00Z"/>
              <w:rFonts w:asciiTheme="minorHAnsi" w:eastAsiaTheme="minorEastAsia" w:hAnsiTheme="minorHAnsi"/>
              <w:noProof/>
              <w:kern w:val="2"/>
              <w:sz w:val="22"/>
              <w14:ligatures w14:val="standardContextual"/>
            </w:rPr>
          </w:pPr>
          <w:ins w:id="44"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"_Toc152803461"</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noProof/>
              </w:rPr>
              <w:t>1.4. Giới thiệu về Kibana</w:t>
            </w:r>
            <w:r>
              <w:rPr>
                <w:noProof/>
                <w:webHidden/>
              </w:rPr>
              <w:tab/>
            </w:r>
            <w:r>
              <w:rPr>
                <w:noProof/>
                <w:webHidden/>
              </w:rPr>
              <w:fldChar w:fldCharType="begin"/>
            </w:r>
            <w:r>
              <w:rPr>
                <w:noProof/>
                <w:webHidden/>
              </w:rPr>
              <w:instrText xml:space="preserve"> PAGEREF _Toc152803461 \h </w:instrText>
            </w:r>
            <w:r>
              <w:rPr>
                <w:noProof/>
                <w:webHidden/>
              </w:rPr>
            </w:r>
          </w:ins>
          <w:r>
            <w:rPr>
              <w:noProof/>
              <w:webHidden/>
            </w:rPr>
            <w:fldChar w:fldCharType="separate"/>
          </w:r>
          <w:ins w:id="45" w:author="nguyen truong" w:date="2023-12-07T01:03:00Z">
            <w:r>
              <w:rPr>
                <w:noProof/>
                <w:webHidden/>
              </w:rPr>
              <w:t>27</w:t>
            </w:r>
            <w:r>
              <w:rPr>
                <w:noProof/>
                <w:webHidden/>
              </w:rPr>
              <w:fldChar w:fldCharType="end"/>
            </w:r>
            <w:r w:rsidRPr="00AA5495">
              <w:rPr>
                <w:rStyle w:val="Hyperlink"/>
                <w:noProof/>
              </w:rPr>
              <w:fldChar w:fldCharType="end"/>
            </w:r>
          </w:ins>
        </w:p>
        <w:p w14:paraId="6B2F0CFF" w14:textId="50B67F58" w:rsidR="007402BB" w:rsidRDefault="007402BB">
          <w:pPr>
            <w:pStyle w:val="TOC2"/>
            <w:tabs>
              <w:tab w:val="right" w:leader="dot" w:pos="9395"/>
            </w:tabs>
            <w:rPr>
              <w:ins w:id="46" w:author="nguyen truong" w:date="2023-12-07T01:03:00Z"/>
              <w:rFonts w:asciiTheme="minorHAnsi" w:eastAsiaTheme="minorEastAsia" w:hAnsiTheme="minorHAnsi"/>
              <w:noProof/>
              <w:kern w:val="2"/>
              <w:sz w:val="22"/>
              <w14:ligatures w14:val="standardContextual"/>
            </w:rPr>
          </w:pPr>
          <w:ins w:id="47"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"_Toc152803462"</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noProof/>
              </w:rPr>
              <w:t>1.5. Các gói hỗ trợ việc shipper cho ELK</w:t>
            </w:r>
            <w:r>
              <w:rPr>
                <w:noProof/>
                <w:webHidden/>
              </w:rPr>
              <w:tab/>
            </w:r>
            <w:r>
              <w:rPr>
                <w:noProof/>
                <w:webHidden/>
              </w:rPr>
              <w:fldChar w:fldCharType="begin"/>
            </w:r>
            <w:r>
              <w:rPr>
                <w:noProof/>
                <w:webHidden/>
              </w:rPr>
              <w:instrText xml:space="preserve"> PAGEREF _Toc152803462 \h </w:instrText>
            </w:r>
            <w:r>
              <w:rPr>
                <w:noProof/>
                <w:webHidden/>
              </w:rPr>
            </w:r>
          </w:ins>
          <w:r>
            <w:rPr>
              <w:noProof/>
              <w:webHidden/>
            </w:rPr>
            <w:fldChar w:fldCharType="separate"/>
          </w:r>
          <w:ins w:id="48" w:author="nguyen truong" w:date="2023-12-07T01:03:00Z">
            <w:r>
              <w:rPr>
                <w:noProof/>
                <w:webHidden/>
              </w:rPr>
              <w:t>28</w:t>
            </w:r>
            <w:r>
              <w:rPr>
                <w:noProof/>
                <w:webHidden/>
              </w:rPr>
              <w:fldChar w:fldCharType="end"/>
            </w:r>
            <w:r w:rsidRPr="00AA5495">
              <w:rPr>
                <w:rStyle w:val="Hyperlink"/>
                <w:noProof/>
              </w:rPr>
              <w:fldChar w:fldCharType="end"/>
            </w:r>
          </w:ins>
        </w:p>
        <w:p w14:paraId="07127446" w14:textId="3BCB339F" w:rsidR="007402BB" w:rsidRDefault="007402BB">
          <w:pPr>
            <w:pStyle w:val="TOC1"/>
            <w:rPr>
              <w:ins w:id="49" w:author="nguyen truong" w:date="2023-12-07T01:03:00Z"/>
              <w:rFonts w:asciiTheme="minorHAnsi" w:eastAsiaTheme="minorEastAsia" w:hAnsiTheme="minorHAnsi"/>
              <w:noProof/>
              <w:kern w:val="2"/>
              <w:sz w:val="22"/>
              <w14:ligatures w14:val="standardContextual"/>
            </w:rPr>
          </w:pPr>
          <w:ins w:id="50"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"_Toc152803463"</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rFonts w:cs="Times New Roman"/>
                <w:noProof/>
              </w:rPr>
              <w:t>CHƯƠNG 2: GIỚI THIỆU VỀ CÔNG CỤ GIÁM SÁT AN TOÀN MẠNG</w:t>
            </w:r>
            <w:r>
              <w:rPr>
                <w:noProof/>
                <w:webHidden/>
              </w:rPr>
              <w:tab/>
            </w:r>
            <w:r>
              <w:rPr>
                <w:noProof/>
                <w:webHidden/>
              </w:rPr>
              <w:fldChar w:fldCharType="begin"/>
            </w:r>
            <w:r>
              <w:rPr>
                <w:noProof/>
                <w:webHidden/>
              </w:rPr>
              <w:instrText xml:space="preserve"> PAGEREF _Toc152803463 \h </w:instrText>
            </w:r>
            <w:r>
              <w:rPr>
                <w:noProof/>
                <w:webHidden/>
              </w:rPr>
            </w:r>
          </w:ins>
          <w:r>
            <w:rPr>
              <w:noProof/>
              <w:webHidden/>
            </w:rPr>
            <w:fldChar w:fldCharType="separate"/>
          </w:r>
          <w:ins w:id="51" w:author="nguyen truong" w:date="2023-12-07T01:03:00Z">
            <w:r>
              <w:rPr>
                <w:noProof/>
                <w:webHidden/>
              </w:rPr>
              <w:t>30</w:t>
            </w:r>
            <w:r>
              <w:rPr>
                <w:noProof/>
                <w:webHidden/>
              </w:rPr>
              <w:fldChar w:fldCharType="end"/>
            </w:r>
            <w:r w:rsidRPr="00AA5495">
              <w:rPr>
                <w:rStyle w:val="Hyperlink"/>
                <w:noProof/>
              </w:rPr>
              <w:fldChar w:fldCharType="end"/>
            </w:r>
          </w:ins>
        </w:p>
        <w:p w14:paraId="6A03489D" w14:textId="7A23A8EA" w:rsidR="007402BB" w:rsidRDefault="007402BB">
          <w:pPr>
            <w:pStyle w:val="TOC2"/>
            <w:tabs>
              <w:tab w:val="right" w:leader="dot" w:pos="9395"/>
            </w:tabs>
            <w:rPr>
              <w:ins w:id="52" w:author="nguyen truong" w:date="2023-12-07T01:03:00Z"/>
              <w:rFonts w:asciiTheme="minorHAnsi" w:eastAsiaTheme="minorEastAsia" w:hAnsiTheme="minorHAnsi"/>
              <w:noProof/>
              <w:kern w:val="2"/>
              <w:sz w:val="22"/>
              <w14:ligatures w14:val="standardContextual"/>
            </w:rPr>
          </w:pPr>
          <w:ins w:id="53"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"_Toc152803464"</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noProof/>
              </w:rPr>
              <w:t>2.1. IDS</w:t>
            </w:r>
            <w:r>
              <w:rPr>
                <w:noProof/>
                <w:webHidden/>
              </w:rPr>
              <w:tab/>
            </w:r>
            <w:r>
              <w:rPr>
                <w:noProof/>
                <w:webHidden/>
              </w:rPr>
              <w:fldChar w:fldCharType="begin"/>
            </w:r>
            <w:r>
              <w:rPr>
                <w:noProof/>
                <w:webHidden/>
              </w:rPr>
              <w:instrText xml:space="preserve"> PAGEREF _Toc152803464 \h </w:instrText>
            </w:r>
            <w:r>
              <w:rPr>
                <w:noProof/>
                <w:webHidden/>
              </w:rPr>
            </w:r>
          </w:ins>
          <w:r>
            <w:rPr>
              <w:noProof/>
              <w:webHidden/>
            </w:rPr>
            <w:fldChar w:fldCharType="separate"/>
          </w:r>
          <w:ins w:id="54" w:author="nguyen truong" w:date="2023-12-07T01:03:00Z">
            <w:r>
              <w:rPr>
                <w:noProof/>
                <w:webHidden/>
              </w:rPr>
              <w:t>30</w:t>
            </w:r>
            <w:r>
              <w:rPr>
                <w:noProof/>
                <w:webHidden/>
              </w:rPr>
              <w:fldChar w:fldCharType="end"/>
            </w:r>
            <w:r w:rsidRPr="00AA5495">
              <w:rPr>
                <w:rStyle w:val="Hyperlink"/>
                <w:noProof/>
              </w:rPr>
              <w:fldChar w:fldCharType="end"/>
            </w:r>
          </w:ins>
        </w:p>
        <w:p w14:paraId="1B05AF2A" w14:textId="3D41DC0A" w:rsidR="007402BB" w:rsidRDefault="007402BB">
          <w:pPr>
            <w:pStyle w:val="TOC2"/>
            <w:tabs>
              <w:tab w:val="right" w:leader="dot" w:pos="9395"/>
            </w:tabs>
            <w:rPr>
              <w:ins w:id="55" w:author="nguyen truong" w:date="2023-12-07T01:03:00Z"/>
              <w:rFonts w:asciiTheme="minorHAnsi" w:eastAsiaTheme="minorEastAsia" w:hAnsiTheme="minorHAnsi"/>
              <w:noProof/>
              <w:kern w:val="2"/>
              <w:sz w:val="22"/>
              <w14:ligatures w14:val="standardContextual"/>
            </w:rPr>
          </w:pPr>
          <w:ins w:id="56"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"_Toc152803465"</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noProof/>
              </w:rPr>
              <w:t>2.2. Giới thiệu về Suricata</w:t>
            </w:r>
            <w:r>
              <w:rPr>
                <w:noProof/>
                <w:webHidden/>
              </w:rPr>
              <w:tab/>
            </w:r>
            <w:r>
              <w:rPr>
                <w:noProof/>
                <w:webHidden/>
              </w:rPr>
              <w:fldChar w:fldCharType="begin"/>
            </w:r>
            <w:r>
              <w:rPr>
                <w:noProof/>
                <w:webHidden/>
              </w:rPr>
              <w:instrText xml:space="preserve"> PAGEREF _Toc152803465 \h </w:instrText>
            </w:r>
            <w:r>
              <w:rPr>
                <w:noProof/>
                <w:webHidden/>
              </w:rPr>
            </w:r>
          </w:ins>
          <w:r>
            <w:rPr>
              <w:noProof/>
              <w:webHidden/>
            </w:rPr>
            <w:fldChar w:fldCharType="separate"/>
          </w:r>
          <w:ins w:id="57" w:author="nguyen truong" w:date="2023-12-07T01:03:00Z">
            <w:r>
              <w:rPr>
                <w:noProof/>
                <w:webHidden/>
              </w:rPr>
              <w:t>30</w:t>
            </w:r>
            <w:r>
              <w:rPr>
                <w:noProof/>
                <w:webHidden/>
              </w:rPr>
              <w:fldChar w:fldCharType="end"/>
            </w:r>
            <w:r w:rsidRPr="00AA5495">
              <w:rPr>
                <w:rStyle w:val="Hyperlink"/>
                <w:noProof/>
              </w:rPr>
              <w:fldChar w:fldCharType="end"/>
            </w:r>
          </w:ins>
        </w:p>
        <w:p w14:paraId="441DA8F6" w14:textId="46FAC65E" w:rsidR="007402BB" w:rsidRDefault="007402BB">
          <w:pPr>
            <w:pStyle w:val="TOC2"/>
            <w:tabs>
              <w:tab w:val="right" w:leader="dot" w:pos="9395"/>
            </w:tabs>
            <w:rPr>
              <w:ins w:id="58" w:author="nguyen truong" w:date="2023-12-07T01:03:00Z"/>
              <w:rFonts w:asciiTheme="minorHAnsi" w:eastAsiaTheme="minorEastAsia" w:hAnsiTheme="minorHAnsi"/>
              <w:noProof/>
              <w:kern w:val="2"/>
              <w:sz w:val="22"/>
              <w14:ligatures w14:val="standardContextual"/>
            </w:rPr>
          </w:pPr>
          <w:ins w:id="59"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"_Toc152803466"</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noProof/>
              </w:rPr>
              <w:t>2.3. Luật trong Suricata</w:t>
            </w:r>
            <w:r>
              <w:rPr>
                <w:noProof/>
                <w:webHidden/>
              </w:rPr>
              <w:tab/>
            </w:r>
            <w:r>
              <w:rPr>
                <w:noProof/>
                <w:webHidden/>
              </w:rPr>
              <w:fldChar w:fldCharType="begin"/>
            </w:r>
            <w:r>
              <w:rPr>
                <w:noProof/>
                <w:webHidden/>
              </w:rPr>
              <w:instrText xml:space="preserve"> PAGEREF _Toc152803466 \h </w:instrText>
            </w:r>
            <w:r>
              <w:rPr>
                <w:noProof/>
                <w:webHidden/>
              </w:rPr>
            </w:r>
          </w:ins>
          <w:r>
            <w:rPr>
              <w:noProof/>
              <w:webHidden/>
            </w:rPr>
            <w:fldChar w:fldCharType="separate"/>
          </w:r>
          <w:ins w:id="60" w:author="nguyen truong" w:date="2023-12-07T01:03:00Z">
            <w:r>
              <w:rPr>
                <w:noProof/>
                <w:webHidden/>
              </w:rPr>
              <w:t>31</w:t>
            </w:r>
            <w:r>
              <w:rPr>
                <w:noProof/>
                <w:webHidden/>
              </w:rPr>
              <w:fldChar w:fldCharType="end"/>
            </w:r>
            <w:r w:rsidRPr="00AA5495">
              <w:rPr>
                <w:rStyle w:val="Hyperlink"/>
                <w:noProof/>
              </w:rPr>
              <w:fldChar w:fldCharType="end"/>
            </w:r>
          </w:ins>
        </w:p>
        <w:p w14:paraId="40E7C2E1" w14:textId="6D4B96FB" w:rsidR="007402BB" w:rsidRDefault="007402BB">
          <w:pPr>
            <w:pStyle w:val="TOC3"/>
            <w:tabs>
              <w:tab w:val="right" w:leader="dot" w:pos="9395"/>
            </w:tabs>
            <w:rPr>
              <w:ins w:id="61" w:author="nguyen truong" w:date="2023-12-07T01:03:00Z"/>
              <w:rFonts w:asciiTheme="minorHAnsi" w:eastAsiaTheme="minorEastAsia" w:hAnsiTheme="minorHAnsi"/>
              <w:noProof/>
              <w:kern w:val="2"/>
              <w:sz w:val="22"/>
              <w14:ligatures w14:val="standardContextual"/>
            </w:rPr>
          </w:pPr>
          <w:ins w:id="62"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"_Toc152803467"</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rFonts w:cs="Times New Roman"/>
                <w:noProof/>
              </w:rPr>
              <w:t>2.3.1. Rule Header</w:t>
            </w:r>
            <w:r>
              <w:rPr>
                <w:noProof/>
                <w:webHidden/>
              </w:rPr>
              <w:tab/>
            </w:r>
            <w:r>
              <w:rPr>
                <w:noProof/>
                <w:webHidden/>
              </w:rPr>
              <w:fldChar w:fldCharType="begin"/>
            </w:r>
            <w:r>
              <w:rPr>
                <w:noProof/>
                <w:webHidden/>
              </w:rPr>
              <w:instrText xml:space="preserve"> PAGEREF _Toc152803467 \h </w:instrText>
            </w:r>
            <w:r>
              <w:rPr>
                <w:noProof/>
                <w:webHidden/>
              </w:rPr>
            </w:r>
          </w:ins>
          <w:r>
            <w:rPr>
              <w:noProof/>
              <w:webHidden/>
            </w:rPr>
            <w:fldChar w:fldCharType="separate"/>
          </w:r>
          <w:ins w:id="63" w:author="nguyen truong" w:date="2023-12-07T01:03:00Z">
            <w:r>
              <w:rPr>
                <w:noProof/>
                <w:webHidden/>
              </w:rPr>
              <w:t>31</w:t>
            </w:r>
            <w:r>
              <w:rPr>
                <w:noProof/>
                <w:webHidden/>
              </w:rPr>
              <w:fldChar w:fldCharType="end"/>
            </w:r>
            <w:r w:rsidRPr="00AA5495">
              <w:rPr>
                <w:rStyle w:val="Hyperlink"/>
                <w:noProof/>
              </w:rPr>
              <w:fldChar w:fldCharType="end"/>
            </w:r>
          </w:ins>
        </w:p>
        <w:p w14:paraId="162BFF97" w14:textId="76225AAD" w:rsidR="007402BB" w:rsidRDefault="007402BB">
          <w:pPr>
            <w:pStyle w:val="TOC3"/>
            <w:tabs>
              <w:tab w:val="right" w:leader="dot" w:pos="9395"/>
            </w:tabs>
            <w:rPr>
              <w:ins w:id="64" w:author="nguyen truong" w:date="2023-12-07T01:03:00Z"/>
              <w:rFonts w:asciiTheme="minorHAnsi" w:eastAsiaTheme="minorEastAsia" w:hAnsiTheme="minorHAnsi"/>
              <w:noProof/>
              <w:kern w:val="2"/>
              <w:sz w:val="22"/>
              <w14:ligatures w14:val="standardContextual"/>
            </w:rPr>
          </w:pPr>
          <w:ins w:id="65"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"_Toc152803468"</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rFonts w:cs="Times New Roman"/>
                <w:noProof/>
              </w:rPr>
              <w:t>2.3.2. Rule Option</w:t>
            </w:r>
            <w:r>
              <w:rPr>
                <w:noProof/>
                <w:webHidden/>
              </w:rPr>
              <w:tab/>
            </w:r>
            <w:r>
              <w:rPr>
                <w:noProof/>
                <w:webHidden/>
              </w:rPr>
              <w:fldChar w:fldCharType="begin"/>
            </w:r>
            <w:r>
              <w:rPr>
                <w:noProof/>
                <w:webHidden/>
              </w:rPr>
              <w:instrText xml:space="preserve"> PAGEREF _Toc152803468 \h </w:instrText>
            </w:r>
            <w:r>
              <w:rPr>
                <w:noProof/>
                <w:webHidden/>
              </w:rPr>
            </w:r>
          </w:ins>
          <w:r>
            <w:rPr>
              <w:noProof/>
              <w:webHidden/>
            </w:rPr>
            <w:fldChar w:fldCharType="separate"/>
          </w:r>
          <w:ins w:id="66" w:author="nguyen truong" w:date="2023-12-07T01:03:00Z">
            <w:r>
              <w:rPr>
                <w:noProof/>
                <w:webHidden/>
              </w:rPr>
              <w:t>33</w:t>
            </w:r>
            <w:r>
              <w:rPr>
                <w:noProof/>
                <w:webHidden/>
              </w:rPr>
              <w:fldChar w:fldCharType="end"/>
            </w:r>
            <w:r w:rsidRPr="00AA5495">
              <w:rPr>
                <w:rStyle w:val="Hyperlink"/>
                <w:noProof/>
              </w:rPr>
              <w:fldChar w:fldCharType="end"/>
            </w:r>
          </w:ins>
        </w:p>
        <w:p w14:paraId="30F91321" w14:textId="33CAD903" w:rsidR="007402BB" w:rsidRDefault="007402BB">
          <w:pPr>
            <w:pStyle w:val="TOC3"/>
            <w:tabs>
              <w:tab w:val="right" w:leader="dot" w:pos="9395"/>
            </w:tabs>
            <w:rPr>
              <w:ins w:id="67" w:author="nguyen truong" w:date="2023-12-07T01:03:00Z"/>
              <w:rFonts w:asciiTheme="minorHAnsi" w:eastAsiaTheme="minorEastAsia" w:hAnsiTheme="minorHAnsi"/>
              <w:noProof/>
              <w:kern w:val="2"/>
              <w:sz w:val="22"/>
              <w14:ligatures w14:val="standardContextual"/>
            </w:rPr>
          </w:pPr>
          <w:ins w:id="68"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"_Toc152803469"</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rFonts w:cs="Times New Roman"/>
                <w:noProof/>
              </w:rPr>
              <w:t>2.3.3. Add Local Rule</w:t>
            </w:r>
            <w:r>
              <w:rPr>
                <w:noProof/>
                <w:webHidden/>
              </w:rPr>
              <w:tab/>
            </w:r>
            <w:r>
              <w:rPr>
                <w:noProof/>
                <w:webHidden/>
              </w:rPr>
              <w:fldChar w:fldCharType="begin"/>
            </w:r>
            <w:r>
              <w:rPr>
                <w:noProof/>
                <w:webHidden/>
              </w:rPr>
              <w:instrText xml:space="preserve"> PAGEREF _Toc152803469 \h </w:instrText>
            </w:r>
            <w:r>
              <w:rPr>
                <w:noProof/>
                <w:webHidden/>
              </w:rPr>
            </w:r>
          </w:ins>
          <w:r>
            <w:rPr>
              <w:noProof/>
              <w:webHidden/>
            </w:rPr>
            <w:fldChar w:fldCharType="separate"/>
          </w:r>
          <w:ins w:id="69" w:author="nguyen truong" w:date="2023-12-07T01:03:00Z">
            <w:r>
              <w:rPr>
                <w:noProof/>
                <w:webHidden/>
              </w:rPr>
              <w:t>42</w:t>
            </w:r>
            <w:r>
              <w:rPr>
                <w:noProof/>
                <w:webHidden/>
              </w:rPr>
              <w:fldChar w:fldCharType="end"/>
            </w:r>
            <w:r w:rsidRPr="00AA5495">
              <w:rPr>
                <w:rStyle w:val="Hyperlink"/>
                <w:noProof/>
              </w:rPr>
              <w:fldChar w:fldCharType="end"/>
            </w:r>
          </w:ins>
        </w:p>
        <w:p w14:paraId="5E5FB992" w14:textId="3C1F0450" w:rsidR="007402BB" w:rsidRDefault="007402BB">
          <w:pPr>
            <w:pStyle w:val="TOC1"/>
            <w:rPr>
              <w:ins w:id="70" w:author="nguyen truong" w:date="2023-12-07T01:03:00Z"/>
              <w:rFonts w:asciiTheme="minorHAnsi" w:eastAsiaTheme="minorEastAsia" w:hAnsiTheme="minorHAnsi"/>
              <w:noProof/>
              <w:kern w:val="2"/>
              <w:sz w:val="22"/>
              <w14:ligatures w14:val="standardContextual"/>
            </w:rPr>
          </w:pPr>
          <w:ins w:id="71"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"_Toc152803470"</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rFonts w:cs="Times New Roman"/>
                <w:noProof/>
              </w:rPr>
              <w:t>CHƯƠNG 3: TRIỂN KHI MÔ HÌNH GIÁM SÁT AN TOÀN MẠNG</w:t>
            </w:r>
            <w:r>
              <w:rPr>
                <w:noProof/>
                <w:webHidden/>
              </w:rPr>
              <w:tab/>
            </w:r>
            <w:r>
              <w:rPr>
                <w:noProof/>
                <w:webHidden/>
              </w:rPr>
              <w:fldChar w:fldCharType="begin"/>
            </w:r>
            <w:r>
              <w:rPr>
                <w:noProof/>
                <w:webHidden/>
              </w:rPr>
              <w:instrText xml:space="preserve"> PAGEREF _Toc152803470 \h </w:instrText>
            </w:r>
            <w:r>
              <w:rPr>
                <w:noProof/>
                <w:webHidden/>
              </w:rPr>
            </w:r>
          </w:ins>
          <w:r>
            <w:rPr>
              <w:noProof/>
              <w:webHidden/>
            </w:rPr>
            <w:fldChar w:fldCharType="separate"/>
          </w:r>
          <w:ins w:id="72" w:author="nguyen truong" w:date="2023-12-07T01:03:00Z">
            <w:r>
              <w:rPr>
                <w:noProof/>
                <w:webHidden/>
              </w:rPr>
              <w:t>44</w:t>
            </w:r>
            <w:r>
              <w:rPr>
                <w:noProof/>
                <w:webHidden/>
              </w:rPr>
              <w:fldChar w:fldCharType="end"/>
            </w:r>
            <w:r w:rsidRPr="00AA5495">
              <w:rPr>
                <w:rStyle w:val="Hyperlink"/>
                <w:noProof/>
              </w:rPr>
              <w:fldChar w:fldCharType="end"/>
            </w:r>
          </w:ins>
        </w:p>
        <w:p w14:paraId="195EF50D" w14:textId="44D32168" w:rsidR="007402BB" w:rsidRDefault="007402BB">
          <w:pPr>
            <w:pStyle w:val="TOC2"/>
            <w:tabs>
              <w:tab w:val="right" w:leader="dot" w:pos="9395"/>
            </w:tabs>
            <w:rPr>
              <w:ins w:id="73" w:author="nguyen truong" w:date="2023-12-07T01:03:00Z"/>
              <w:rFonts w:asciiTheme="minorHAnsi" w:eastAsiaTheme="minorEastAsia" w:hAnsiTheme="minorHAnsi"/>
              <w:noProof/>
              <w:kern w:val="2"/>
              <w:sz w:val="22"/>
              <w14:ligatures w14:val="standardContextual"/>
            </w:rPr>
          </w:pPr>
          <w:ins w:id="74"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"_Toc152803471"</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rFonts w:cs="Times New Roman"/>
                <w:noProof/>
              </w:rPr>
              <w:t>3.1.</w:t>
            </w:r>
            <w:r w:rsidRPr="00AA5495">
              <w:rPr>
                <w:rStyle w:val="Hyperlink"/>
                <w:noProof/>
              </w:rPr>
              <w:t xml:space="preserve"> Mô tả môi trường thực nghiệm</w:t>
            </w:r>
            <w:r>
              <w:rPr>
                <w:noProof/>
                <w:webHidden/>
              </w:rPr>
              <w:tab/>
            </w:r>
            <w:r>
              <w:rPr>
                <w:noProof/>
                <w:webHidden/>
              </w:rPr>
              <w:fldChar w:fldCharType="begin"/>
            </w:r>
            <w:r>
              <w:rPr>
                <w:noProof/>
                <w:webHidden/>
              </w:rPr>
              <w:instrText xml:space="preserve"> PAGEREF _Toc152803471 \h </w:instrText>
            </w:r>
            <w:r>
              <w:rPr>
                <w:noProof/>
                <w:webHidden/>
              </w:rPr>
            </w:r>
          </w:ins>
          <w:r>
            <w:rPr>
              <w:noProof/>
              <w:webHidden/>
            </w:rPr>
            <w:fldChar w:fldCharType="separate"/>
          </w:r>
          <w:ins w:id="75" w:author="nguyen truong" w:date="2023-12-07T01:03:00Z">
            <w:r>
              <w:rPr>
                <w:noProof/>
                <w:webHidden/>
              </w:rPr>
              <w:t>44</w:t>
            </w:r>
            <w:r>
              <w:rPr>
                <w:noProof/>
                <w:webHidden/>
              </w:rPr>
              <w:fldChar w:fldCharType="end"/>
            </w:r>
            <w:r w:rsidRPr="00AA5495">
              <w:rPr>
                <w:rStyle w:val="Hyperlink"/>
                <w:noProof/>
              </w:rPr>
              <w:fldChar w:fldCharType="end"/>
            </w:r>
          </w:ins>
        </w:p>
        <w:p w14:paraId="6AEBB37C" w14:textId="03697685" w:rsidR="007402BB" w:rsidRDefault="007402BB">
          <w:pPr>
            <w:pStyle w:val="TOC3"/>
            <w:tabs>
              <w:tab w:val="right" w:leader="dot" w:pos="9395"/>
            </w:tabs>
            <w:rPr>
              <w:ins w:id="76" w:author="nguyen truong" w:date="2023-12-07T01:03:00Z"/>
              <w:rFonts w:asciiTheme="minorHAnsi" w:eastAsiaTheme="minorEastAsia" w:hAnsiTheme="minorHAnsi"/>
              <w:noProof/>
              <w:kern w:val="2"/>
              <w:sz w:val="22"/>
              <w14:ligatures w14:val="standardContextual"/>
            </w:rPr>
          </w:pPr>
          <w:ins w:id="77"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"_Toc152803472"</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noProof/>
              </w:rPr>
              <w:t>3.1.1. Kịch bản</w:t>
            </w:r>
            <w:r>
              <w:rPr>
                <w:noProof/>
                <w:webHidden/>
              </w:rPr>
              <w:tab/>
            </w:r>
            <w:r>
              <w:rPr>
                <w:noProof/>
                <w:webHidden/>
              </w:rPr>
              <w:fldChar w:fldCharType="begin"/>
            </w:r>
            <w:r>
              <w:rPr>
                <w:noProof/>
                <w:webHidden/>
              </w:rPr>
              <w:instrText xml:space="preserve"> PAGEREF _Toc152803472 \h </w:instrText>
            </w:r>
            <w:r>
              <w:rPr>
                <w:noProof/>
                <w:webHidden/>
              </w:rPr>
            </w:r>
          </w:ins>
          <w:r>
            <w:rPr>
              <w:noProof/>
              <w:webHidden/>
            </w:rPr>
            <w:fldChar w:fldCharType="separate"/>
          </w:r>
          <w:ins w:id="78" w:author="nguyen truong" w:date="2023-12-07T01:03:00Z">
            <w:r>
              <w:rPr>
                <w:noProof/>
                <w:webHidden/>
              </w:rPr>
              <w:t>44</w:t>
            </w:r>
            <w:r>
              <w:rPr>
                <w:noProof/>
                <w:webHidden/>
              </w:rPr>
              <w:fldChar w:fldCharType="end"/>
            </w:r>
            <w:r w:rsidRPr="00AA5495">
              <w:rPr>
                <w:rStyle w:val="Hyperlink"/>
                <w:noProof/>
              </w:rPr>
              <w:fldChar w:fldCharType="end"/>
            </w:r>
          </w:ins>
        </w:p>
        <w:p w14:paraId="6F518BFD" w14:textId="22C5E1C9" w:rsidR="007402BB" w:rsidRDefault="007402BB">
          <w:pPr>
            <w:pStyle w:val="TOC3"/>
            <w:tabs>
              <w:tab w:val="right" w:leader="dot" w:pos="9395"/>
            </w:tabs>
            <w:rPr>
              <w:ins w:id="79" w:author="nguyen truong" w:date="2023-12-07T01:03:00Z"/>
              <w:rFonts w:asciiTheme="minorHAnsi" w:eastAsiaTheme="minorEastAsia" w:hAnsiTheme="minorHAnsi"/>
              <w:noProof/>
              <w:kern w:val="2"/>
              <w:sz w:val="22"/>
              <w14:ligatures w14:val="standardContextual"/>
            </w:rPr>
          </w:pPr>
          <w:ins w:id="80"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"_Toc152803473"</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noProof/>
              </w:rPr>
              <w:t>3.1.2. Chuẩn bị</w:t>
            </w:r>
            <w:r>
              <w:rPr>
                <w:noProof/>
                <w:webHidden/>
              </w:rPr>
              <w:tab/>
            </w:r>
            <w:r>
              <w:rPr>
                <w:noProof/>
                <w:webHidden/>
              </w:rPr>
              <w:fldChar w:fldCharType="begin"/>
            </w:r>
            <w:r>
              <w:rPr>
                <w:noProof/>
                <w:webHidden/>
              </w:rPr>
              <w:instrText xml:space="preserve"> PAGEREF _Toc152803473 \h </w:instrText>
            </w:r>
            <w:r>
              <w:rPr>
                <w:noProof/>
                <w:webHidden/>
              </w:rPr>
            </w:r>
          </w:ins>
          <w:r>
            <w:rPr>
              <w:noProof/>
              <w:webHidden/>
            </w:rPr>
            <w:fldChar w:fldCharType="separate"/>
          </w:r>
          <w:ins w:id="81" w:author="nguyen truong" w:date="2023-12-07T01:03:00Z">
            <w:r>
              <w:rPr>
                <w:noProof/>
                <w:webHidden/>
              </w:rPr>
              <w:t>44</w:t>
            </w:r>
            <w:r>
              <w:rPr>
                <w:noProof/>
                <w:webHidden/>
              </w:rPr>
              <w:fldChar w:fldCharType="end"/>
            </w:r>
            <w:r w:rsidRPr="00AA5495">
              <w:rPr>
                <w:rStyle w:val="Hyperlink"/>
                <w:noProof/>
              </w:rPr>
              <w:fldChar w:fldCharType="end"/>
            </w:r>
          </w:ins>
        </w:p>
        <w:p w14:paraId="26745123" w14:textId="01B382A7" w:rsidR="007402BB" w:rsidRDefault="007402BB">
          <w:pPr>
            <w:pStyle w:val="TOC2"/>
            <w:tabs>
              <w:tab w:val="right" w:leader="dot" w:pos="9395"/>
            </w:tabs>
            <w:rPr>
              <w:ins w:id="82" w:author="nguyen truong" w:date="2023-12-07T01:03:00Z"/>
              <w:rFonts w:asciiTheme="minorHAnsi" w:eastAsiaTheme="minorEastAsia" w:hAnsiTheme="minorHAnsi"/>
              <w:noProof/>
              <w:kern w:val="2"/>
              <w:sz w:val="22"/>
              <w14:ligatures w14:val="standardContextual"/>
            </w:rPr>
          </w:pPr>
          <w:ins w:id="83" w:author="nguyen truong" w:date="2023-12-07T01:03:00Z">
            <w:r w:rsidRPr="00AA5495">
              <w:rPr>
                <w:rStyle w:val="Hyperlink"/>
                <w:noProof/>
              </w:rPr>
              <w:fldChar w:fldCharType="begin"/>
            </w:r>
            <w:r w:rsidRPr="00AA5495">
              <w:rPr>
                <w:rStyle w:val="Hyperlink"/>
                <w:noProof/>
              </w:rPr>
              <w:instrText xml:space="preserve"> </w:instrText>
            </w:r>
            <w:r>
              <w:rPr>
                <w:noProof/>
              </w:rPr>
              <w:instrText>HYPERLINK \l "_Toc152803474"</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noProof/>
              </w:rPr>
              <w:t>3.2. Thực hiện tấn công và phát hiện</w:t>
            </w:r>
            <w:r>
              <w:rPr>
                <w:noProof/>
                <w:webHidden/>
              </w:rPr>
              <w:tab/>
            </w:r>
            <w:r>
              <w:rPr>
                <w:noProof/>
                <w:webHidden/>
              </w:rPr>
              <w:fldChar w:fldCharType="begin"/>
            </w:r>
            <w:r>
              <w:rPr>
                <w:noProof/>
                <w:webHidden/>
              </w:rPr>
              <w:instrText xml:space="preserve"> PAGEREF _Toc152803474 \h </w:instrText>
            </w:r>
            <w:r>
              <w:rPr>
                <w:noProof/>
                <w:webHidden/>
              </w:rPr>
            </w:r>
          </w:ins>
          <w:r>
            <w:rPr>
              <w:noProof/>
              <w:webHidden/>
            </w:rPr>
            <w:fldChar w:fldCharType="separate"/>
          </w:r>
          <w:ins w:id="84" w:author="nguyen truong" w:date="2023-12-07T01:03:00Z">
            <w:r>
              <w:rPr>
                <w:noProof/>
                <w:webHidden/>
              </w:rPr>
              <w:t>44</w:t>
            </w:r>
            <w:r>
              <w:rPr>
                <w:noProof/>
                <w:webHidden/>
              </w:rPr>
              <w:fldChar w:fldCharType="end"/>
            </w:r>
            <w:r w:rsidRPr="00AA5495">
              <w:rPr>
                <w:rStyle w:val="Hyperlink"/>
                <w:noProof/>
              </w:rPr>
              <w:fldChar w:fldCharType="end"/>
            </w:r>
          </w:ins>
        </w:p>
        <w:p w14:paraId="575978AA" w14:textId="7BA7D91D" w:rsidR="007402BB" w:rsidRDefault="007402BB">
          <w:pPr>
            <w:pStyle w:val="TOC1"/>
            <w:rPr>
              <w:ins w:id="85" w:author="nguyen truong" w:date="2023-12-07T01:03:00Z"/>
              <w:rFonts w:asciiTheme="minorHAnsi" w:eastAsiaTheme="minorEastAsia" w:hAnsiTheme="minorHAnsi"/>
              <w:noProof/>
              <w:kern w:val="2"/>
              <w:sz w:val="22"/>
              <w14:ligatures w14:val="standardContextual"/>
            </w:rPr>
          </w:pPr>
          <w:ins w:id="86" w:author="nguyen truong" w:date="2023-12-07T01:03:00Z">
            <w:r w:rsidRPr="00AA5495">
              <w:rPr>
                <w:rStyle w:val="Hyperlink"/>
                <w:noProof/>
              </w:rPr>
              <w:lastRenderedPageBreak/>
              <w:fldChar w:fldCharType="begin"/>
            </w:r>
            <w:r w:rsidRPr="00AA5495">
              <w:rPr>
                <w:rStyle w:val="Hyperlink"/>
                <w:noProof/>
              </w:rPr>
              <w:instrText xml:space="preserve"> </w:instrText>
            </w:r>
            <w:r>
              <w:rPr>
                <w:noProof/>
              </w:rPr>
              <w:instrText>HYPERLINK \l "_Toc152803475"</w:instrText>
            </w:r>
            <w:r w:rsidRPr="00AA5495">
              <w:rPr>
                <w:rStyle w:val="Hyperlink"/>
                <w:noProof/>
              </w:rPr>
              <w:instrText xml:space="preserve"> </w:instrText>
            </w:r>
            <w:r w:rsidRPr="00AA5495">
              <w:rPr>
                <w:rStyle w:val="Hyperlink"/>
                <w:noProof/>
              </w:rPr>
            </w:r>
            <w:r w:rsidRPr="00AA5495">
              <w:rPr>
                <w:rStyle w:val="Hyperlink"/>
                <w:noProof/>
              </w:rPr>
              <w:fldChar w:fldCharType="separate"/>
            </w:r>
            <w:r w:rsidRPr="00AA5495">
              <w:rPr>
                <w:rStyle w:val="Hyperlink"/>
                <w:noProof/>
              </w:rPr>
              <w:t>CHƯƠNG 4: KẾT LUẬN</w:t>
            </w:r>
            <w:r>
              <w:rPr>
                <w:noProof/>
                <w:webHidden/>
              </w:rPr>
              <w:tab/>
            </w:r>
            <w:r>
              <w:rPr>
                <w:noProof/>
                <w:webHidden/>
              </w:rPr>
              <w:fldChar w:fldCharType="begin"/>
            </w:r>
            <w:r>
              <w:rPr>
                <w:noProof/>
                <w:webHidden/>
              </w:rPr>
              <w:instrText xml:space="preserve"> PAGEREF _Toc152803475 \h </w:instrText>
            </w:r>
            <w:r>
              <w:rPr>
                <w:noProof/>
                <w:webHidden/>
              </w:rPr>
            </w:r>
          </w:ins>
          <w:r>
            <w:rPr>
              <w:noProof/>
              <w:webHidden/>
            </w:rPr>
            <w:fldChar w:fldCharType="separate"/>
          </w:r>
          <w:ins w:id="87" w:author="nguyen truong" w:date="2023-12-07T01:03:00Z">
            <w:r>
              <w:rPr>
                <w:noProof/>
                <w:webHidden/>
              </w:rPr>
              <w:t>44</w:t>
            </w:r>
            <w:r>
              <w:rPr>
                <w:noProof/>
                <w:webHidden/>
              </w:rPr>
              <w:fldChar w:fldCharType="end"/>
            </w:r>
            <w:r w:rsidRPr="00AA5495">
              <w:rPr>
                <w:rStyle w:val="Hyperlink"/>
                <w:noProof/>
              </w:rPr>
              <w:fldChar w:fldCharType="end"/>
            </w:r>
          </w:ins>
        </w:p>
        <w:p w14:paraId="7B191712" w14:textId="1E770081" w:rsidR="00AE3AAF" w:rsidDel="007402BB" w:rsidRDefault="00AE3AAF">
          <w:pPr>
            <w:pStyle w:val="TOC1"/>
            <w:rPr>
              <w:del w:id="88" w:author="nguyen truong" w:date="2023-12-07T01:03:00Z"/>
              <w:rFonts w:asciiTheme="minorHAnsi" w:eastAsiaTheme="minorEastAsia" w:hAnsiTheme="minorHAnsi"/>
              <w:noProof/>
              <w:kern w:val="2"/>
              <w:sz w:val="22"/>
              <w14:ligatures w14:val="standardContextual"/>
            </w:rPr>
          </w:pPr>
          <w:del w:id="89" w:author="nguyen truong" w:date="2023-12-07T01:03:00Z">
            <w:r w:rsidRPr="007402BB" w:rsidDel="007402BB">
              <w:rPr>
                <w:rFonts w:cs="Times New Roman"/>
                <w:noProof/>
                <w:rPrChange w:id="90" w:author="nguyen truong" w:date="2023-12-07T01:03:00Z">
                  <w:rPr>
                    <w:rStyle w:val="Hyperlink"/>
                    <w:rFonts w:cs="Times New Roman"/>
                    <w:noProof/>
                  </w:rPr>
                </w:rPrChange>
              </w:rPr>
              <w:delText>LỜI CẢM ƠN</w:delText>
            </w:r>
            <w:r w:rsidDel="007402BB">
              <w:rPr>
                <w:noProof/>
                <w:webHidden/>
              </w:rPr>
              <w:tab/>
              <w:delText>1</w:delText>
            </w:r>
          </w:del>
        </w:p>
        <w:p w14:paraId="0C97140A" w14:textId="4F9C90A7" w:rsidR="00AE3AAF" w:rsidDel="007402BB" w:rsidRDefault="00AE3AAF">
          <w:pPr>
            <w:pStyle w:val="TOC1"/>
            <w:rPr>
              <w:del w:id="91" w:author="nguyen truong" w:date="2023-12-07T01:03:00Z"/>
              <w:rFonts w:asciiTheme="minorHAnsi" w:eastAsiaTheme="minorEastAsia" w:hAnsiTheme="minorHAnsi"/>
              <w:noProof/>
              <w:kern w:val="2"/>
              <w:sz w:val="22"/>
              <w14:ligatures w14:val="standardContextual"/>
            </w:rPr>
          </w:pPr>
          <w:del w:id="92" w:author="nguyen truong" w:date="2023-12-07T01:03:00Z">
            <w:r w:rsidRPr="007402BB" w:rsidDel="007402BB">
              <w:rPr>
                <w:rFonts w:cs="Times New Roman"/>
                <w:noProof/>
                <w:rPrChange w:id="93" w:author="nguyen truong" w:date="2023-12-07T01:03:00Z">
                  <w:rPr>
                    <w:rStyle w:val="Hyperlink"/>
                    <w:rFonts w:cs="Times New Roman"/>
                    <w:noProof/>
                  </w:rPr>
                </w:rPrChange>
              </w:rPr>
              <w:delText>LỜI NÓI ĐẦU</w:delText>
            </w:r>
            <w:r w:rsidDel="007402BB">
              <w:rPr>
                <w:noProof/>
                <w:webHidden/>
              </w:rPr>
              <w:tab/>
              <w:delText>4</w:delText>
            </w:r>
          </w:del>
        </w:p>
        <w:p w14:paraId="1AE878E9" w14:textId="5CD10880" w:rsidR="00AE3AAF" w:rsidDel="007402BB" w:rsidRDefault="00AE3AAF">
          <w:pPr>
            <w:pStyle w:val="TOC1"/>
            <w:rPr>
              <w:del w:id="94" w:author="nguyen truong" w:date="2023-12-07T01:03:00Z"/>
              <w:rFonts w:asciiTheme="minorHAnsi" w:eastAsiaTheme="minorEastAsia" w:hAnsiTheme="minorHAnsi"/>
              <w:noProof/>
              <w:kern w:val="2"/>
              <w:sz w:val="22"/>
              <w14:ligatures w14:val="standardContextual"/>
            </w:rPr>
          </w:pPr>
          <w:del w:id="95" w:author="nguyen truong" w:date="2023-12-07T01:03:00Z">
            <w:r w:rsidRPr="007402BB" w:rsidDel="007402BB">
              <w:rPr>
                <w:rFonts w:cs="Times New Roman"/>
                <w:noProof/>
                <w:rPrChange w:id="96" w:author="nguyen truong" w:date="2023-12-07T01:03:00Z">
                  <w:rPr>
                    <w:rStyle w:val="Hyperlink"/>
                    <w:rFonts w:cs="Times New Roman"/>
                    <w:noProof/>
                  </w:rPr>
                </w:rPrChange>
              </w:rPr>
              <w:delText>DANH MỤC HÌNH VẼ</w:delText>
            </w:r>
            <w:r w:rsidDel="007402BB">
              <w:rPr>
                <w:noProof/>
                <w:webHidden/>
              </w:rPr>
              <w:tab/>
              <w:delText>5</w:delText>
            </w:r>
          </w:del>
        </w:p>
        <w:p w14:paraId="63733BBD" w14:textId="1DEB39BF" w:rsidR="00AE3AAF" w:rsidDel="007402BB" w:rsidRDefault="00AE3AAF">
          <w:pPr>
            <w:pStyle w:val="TOC1"/>
            <w:rPr>
              <w:del w:id="97" w:author="nguyen truong" w:date="2023-12-07T01:03:00Z"/>
              <w:rFonts w:asciiTheme="minorHAnsi" w:eastAsiaTheme="minorEastAsia" w:hAnsiTheme="minorHAnsi"/>
              <w:noProof/>
              <w:kern w:val="2"/>
              <w:sz w:val="22"/>
              <w14:ligatures w14:val="standardContextual"/>
            </w:rPr>
          </w:pPr>
          <w:del w:id="98" w:author="nguyen truong" w:date="2023-12-07T01:03:00Z">
            <w:r w:rsidRPr="007402BB" w:rsidDel="007402BB">
              <w:rPr>
                <w:rFonts w:cs="Times New Roman"/>
                <w:noProof/>
                <w:rPrChange w:id="99" w:author="nguyen truong" w:date="2023-12-07T01:03:00Z">
                  <w:rPr>
                    <w:rStyle w:val="Hyperlink"/>
                    <w:rFonts w:cs="Times New Roman"/>
                    <w:noProof/>
                  </w:rPr>
                </w:rPrChange>
              </w:rPr>
              <w:delText>DANH MỤC VIẾT TẮT</w:delText>
            </w:r>
            <w:r w:rsidDel="007402BB">
              <w:rPr>
                <w:noProof/>
                <w:webHidden/>
              </w:rPr>
              <w:tab/>
              <w:delText>6</w:delText>
            </w:r>
          </w:del>
        </w:p>
        <w:p w14:paraId="56C7AB3C" w14:textId="64E21A10" w:rsidR="00AE3AAF" w:rsidDel="007402BB" w:rsidRDefault="00AE3AAF">
          <w:pPr>
            <w:pStyle w:val="TOC1"/>
            <w:rPr>
              <w:del w:id="100" w:author="nguyen truong" w:date="2023-12-07T01:03:00Z"/>
              <w:rFonts w:asciiTheme="minorHAnsi" w:eastAsiaTheme="minorEastAsia" w:hAnsiTheme="minorHAnsi"/>
              <w:noProof/>
              <w:kern w:val="2"/>
              <w:sz w:val="22"/>
              <w14:ligatures w14:val="standardContextual"/>
            </w:rPr>
          </w:pPr>
          <w:del w:id="101" w:author="nguyen truong" w:date="2023-12-07T01:03:00Z">
            <w:r w:rsidRPr="007402BB" w:rsidDel="007402BB">
              <w:rPr>
                <w:rFonts w:cs="Times New Roman"/>
                <w:noProof/>
                <w:rPrChange w:id="102" w:author="nguyen truong" w:date="2023-12-07T01:03:00Z">
                  <w:rPr>
                    <w:rStyle w:val="Hyperlink"/>
                    <w:rFonts w:cs="Times New Roman"/>
                    <w:noProof/>
                  </w:rPr>
                </w:rPrChange>
              </w:rPr>
              <w:delText>CHƯƠNG 1: GIỚI THIỆU VỀ ELK STACK</w:delText>
            </w:r>
            <w:r w:rsidDel="007402BB">
              <w:rPr>
                <w:noProof/>
                <w:webHidden/>
              </w:rPr>
              <w:tab/>
              <w:delText>7</w:delText>
            </w:r>
          </w:del>
        </w:p>
        <w:p w14:paraId="4500F403" w14:textId="5CCA8DBB" w:rsidR="00AE3AAF" w:rsidDel="007402BB" w:rsidRDefault="00AE3AAF">
          <w:pPr>
            <w:pStyle w:val="TOC2"/>
            <w:tabs>
              <w:tab w:val="right" w:leader="dot" w:pos="9395"/>
            </w:tabs>
            <w:rPr>
              <w:del w:id="103" w:author="nguyen truong" w:date="2023-12-07T01:03:00Z"/>
              <w:rFonts w:asciiTheme="minorHAnsi" w:eastAsiaTheme="minorEastAsia" w:hAnsiTheme="minorHAnsi"/>
              <w:noProof/>
              <w:kern w:val="2"/>
              <w:sz w:val="22"/>
              <w14:ligatures w14:val="standardContextual"/>
            </w:rPr>
          </w:pPr>
          <w:del w:id="104" w:author="nguyen truong" w:date="2023-12-07T01:03:00Z">
            <w:r w:rsidRPr="007402BB" w:rsidDel="007402BB">
              <w:rPr>
                <w:rFonts w:cs="Times New Roman"/>
                <w:noProof/>
                <w:rPrChange w:id="105" w:author="nguyen truong" w:date="2023-12-07T01:03:00Z">
                  <w:rPr>
                    <w:rStyle w:val="Hyperlink"/>
                    <w:rFonts w:cs="Times New Roman"/>
                    <w:noProof/>
                  </w:rPr>
                </w:rPrChange>
              </w:rPr>
              <w:delText>1.1. Tổng quan</w:delText>
            </w:r>
            <w:r w:rsidDel="007402BB">
              <w:rPr>
                <w:noProof/>
                <w:webHidden/>
              </w:rPr>
              <w:tab/>
              <w:delText>7</w:delText>
            </w:r>
          </w:del>
        </w:p>
        <w:p w14:paraId="509E016A" w14:textId="113D0A34" w:rsidR="00AE3AAF" w:rsidDel="007402BB" w:rsidRDefault="00AE3AAF">
          <w:pPr>
            <w:pStyle w:val="TOC2"/>
            <w:tabs>
              <w:tab w:val="right" w:leader="dot" w:pos="9395"/>
            </w:tabs>
            <w:rPr>
              <w:del w:id="106" w:author="nguyen truong" w:date="2023-12-07T01:03:00Z"/>
              <w:rFonts w:asciiTheme="minorHAnsi" w:eastAsiaTheme="minorEastAsia" w:hAnsiTheme="minorHAnsi"/>
              <w:noProof/>
              <w:kern w:val="2"/>
              <w:sz w:val="22"/>
              <w14:ligatures w14:val="standardContextual"/>
            </w:rPr>
          </w:pPr>
          <w:del w:id="107" w:author="nguyen truong" w:date="2023-12-07T01:03:00Z">
            <w:r w:rsidRPr="007402BB" w:rsidDel="007402BB">
              <w:rPr>
                <w:rFonts w:cs="Times New Roman"/>
                <w:noProof/>
                <w:rPrChange w:id="108" w:author="nguyen truong" w:date="2023-12-07T01:03:00Z">
                  <w:rPr>
                    <w:rStyle w:val="Hyperlink"/>
                    <w:rFonts w:cs="Times New Roman"/>
                    <w:noProof/>
                  </w:rPr>
                </w:rPrChange>
              </w:rPr>
              <w:delText>1.2. Giới thiệu về Elasticsearch</w:delText>
            </w:r>
            <w:r w:rsidDel="007402BB">
              <w:rPr>
                <w:noProof/>
                <w:webHidden/>
              </w:rPr>
              <w:tab/>
              <w:delText>7</w:delText>
            </w:r>
          </w:del>
        </w:p>
        <w:p w14:paraId="58A90FAE" w14:textId="766A7D66" w:rsidR="00AE3AAF" w:rsidDel="007402BB" w:rsidRDefault="00AE3AAF">
          <w:pPr>
            <w:pStyle w:val="TOC3"/>
            <w:tabs>
              <w:tab w:val="right" w:leader="dot" w:pos="9395"/>
            </w:tabs>
            <w:rPr>
              <w:del w:id="109" w:author="nguyen truong" w:date="2023-12-07T01:03:00Z"/>
              <w:rFonts w:asciiTheme="minorHAnsi" w:eastAsiaTheme="minorEastAsia" w:hAnsiTheme="minorHAnsi"/>
              <w:noProof/>
              <w:kern w:val="2"/>
              <w:sz w:val="22"/>
              <w14:ligatures w14:val="standardContextual"/>
            </w:rPr>
          </w:pPr>
          <w:del w:id="110" w:author="nguyen truong" w:date="2023-12-07T01:03:00Z">
            <w:r w:rsidRPr="007402BB" w:rsidDel="007402BB">
              <w:rPr>
                <w:rFonts w:cs="Times New Roman"/>
                <w:noProof/>
                <w:rPrChange w:id="111" w:author="nguyen truong" w:date="2023-12-07T01:03:00Z">
                  <w:rPr>
                    <w:rStyle w:val="Hyperlink"/>
                    <w:rFonts w:cs="Times New Roman"/>
                    <w:noProof/>
                  </w:rPr>
                </w:rPrChange>
              </w:rPr>
              <w:delText>1.2.1. Introduction</w:delText>
            </w:r>
            <w:r w:rsidDel="007402BB">
              <w:rPr>
                <w:noProof/>
                <w:webHidden/>
              </w:rPr>
              <w:tab/>
              <w:delText>9</w:delText>
            </w:r>
          </w:del>
        </w:p>
        <w:p w14:paraId="68CB6DAF" w14:textId="3630B99E" w:rsidR="00AE3AAF" w:rsidDel="007402BB" w:rsidRDefault="00AE3AAF">
          <w:pPr>
            <w:pStyle w:val="TOC3"/>
            <w:tabs>
              <w:tab w:val="right" w:leader="dot" w:pos="9395"/>
            </w:tabs>
            <w:rPr>
              <w:del w:id="112" w:author="nguyen truong" w:date="2023-12-07T01:03:00Z"/>
              <w:rFonts w:asciiTheme="minorHAnsi" w:eastAsiaTheme="minorEastAsia" w:hAnsiTheme="minorHAnsi"/>
              <w:noProof/>
              <w:kern w:val="2"/>
              <w:sz w:val="22"/>
              <w14:ligatures w14:val="standardContextual"/>
            </w:rPr>
          </w:pPr>
          <w:del w:id="113" w:author="nguyen truong" w:date="2023-12-07T01:03:00Z">
            <w:r w:rsidRPr="007402BB" w:rsidDel="007402BB">
              <w:rPr>
                <w:rFonts w:cs="Times New Roman"/>
                <w:noProof/>
                <w:rPrChange w:id="114" w:author="nguyen truong" w:date="2023-12-07T01:03:00Z">
                  <w:rPr>
                    <w:rStyle w:val="Hyperlink"/>
                    <w:rFonts w:cs="Times New Roman"/>
                    <w:noProof/>
                  </w:rPr>
                </w:rPrChange>
              </w:rPr>
              <w:delText>1.2.2. Mapping</w:delText>
            </w:r>
            <w:r w:rsidDel="007402BB">
              <w:rPr>
                <w:noProof/>
                <w:webHidden/>
              </w:rPr>
              <w:tab/>
              <w:delText>17</w:delText>
            </w:r>
          </w:del>
        </w:p>
        <w:p w14:paraId="5F3BCCDB" w14:textId="5172E598" w:rsidR="00AE3AAF" w:rsidDel="007402BB" w:rsidRDefault="00AE3AAF">
          <w:pPr>
            <w:pStyle w:val="TOC3"/>
            <w:tabs>
              <w:tab w:val="right" w:leader="dot" w:pos="9395"/>
            </w:tabs>
            <w:rPr>
              <w:del w:id="115" w:author="nguyen truong" w:date="2023-12-07T01:03:00Z"/>
              <w:rFonts w:asciiTheme="minorHAnsi" w:eastAsiaTheme="minorEastAsia" w:hAnsiTheme="minorHAnsi"/>
              <w:noProof/>
              <w:kern w:val="2"/>
              <w:sz w:val="22"/>
              <w14:ligatures w14:val="standardContextual"/>
            </w:rPr>
          </w:pPr>
          <w:del w:id="116" w:author="nguyen truong" w:date="2023-12-07T01:03:00Z">
            <w:r w:rsidRPr="007402BB" w:rsidDel="007402BB">
              <w:rPr>
                <w:rFonts w:cs="Times New Roman"/>
                <w:noProof/>
                <w:rPrChange w:id="117" w:author="nguyen truong" w:date="2023-12-07T01:03:00Z">
                  <w:rPr>
                    <w:rStyle w:val="Hyperlink"/>
                    <w:rFonts w:cs="Times New Roman"/>
                    <w:noProof/>
                  </w:rPr>
                </w:rPrChange>
              </w:rPr>
              <w:delText>1.2.3. Searching</w:delText>
            </w:r>
            <w:r w:rsidDel="007402BB">
              <w:rPr>
                <w:noProof/>
                <w:webHidden/>
              </w:rPr>
              <w:tab/>
              <w:delText>20</w:delText>
            </w:r>
          </w:del>
        </w:p>
        <w:p w14:paraId="142ED82F" w14:textId="00ACBD3A" w:rsidR="00AE3AAF" w:rsidDel="007402BB" w:rsidRDefault="00AE3AAF">
          <w:pPr>
            <w:pStyle w:val="TOC2"/>
            <w:tabs>
              <w:tab w:val="right" w:leader="dot" w:pos="9395"/>
            </w:tabs>
            <w:rPr>
              <w:del w:id="118" w:author="nguyen truong" w:date="2023-12-07T01:03:00Z"/>
              <w:rFonts w:asciiTheme="minorHAnsi" w:eastAsiaTheme="minorEastAsia" w:hAnsiTheme="minorHAnsi"/>
              <w:noProof/>
              <w:kern w:val="2"/>
              <w:sz w:val="22"/>
              <w14:ligatures w14:val="standardContextual"/>
            </w:rPr>
          </w:pPr>
          <w:del w:id="119" w:author="nguyen truong" w:date="2023-12-07T01:03:00Z">
            <w:r w:rsidRPr="007402BB" w:rsidDel="007402BB">
              <w:rPr>
                <w:rFonts w:cs="Times New Roman"/>
                <w:noProof/>
                <w:rPrChange w:id="120" w:author="nguyen truong" w:date="2023-12-07T01:03:00Z">
                  <w:rPr>
                    <w:rStyle w:val="Hyperlink"/>
                    <w:rFonts w:cs="Times New Roman"/>
                    <w:noProof/>
                  </w:rPr>
                </w:rPrChange>
              </w:rPr>
              <w:delText>1.3. Giới thiệu về LogStash</w:delText>
            </w:r>
            <w:r w:rsidDel="007402BB">
              <w:rPr>
                <w:noProof/>
                <w:webHidden/>
              </w:rPr>
              <w:tab/>
              <w:delText>24</w:delText>
            </w:r>
          </w:del>
        </w:p>
        <w:p w14:paraId="642848C1" w14:textId="4C9F0F04" w:rsidR="00AE3AAF" w:rsidDel="007402BB" w:rsidRDefault="00AE3AAF">
          <w:pPr>
            <w:pStyle w:val="TOC3"/>
            <w:tabs>
              <w:tab w:val="right" w:leader="dot" w:pos="9395"/>
            </w:tabs>
            <w:rPr>
              <w:del w:id="121" w:author="nguyen truong" w:date="2023-12-07T01:03:00Z"/>
              <w:rFonts w:asciiTheme="minorHAnsi" w:eastAsiaTheme="minorEastAsia" w:hAnsiTheme="minorHAnsi"/>
              <w:noProof/>
              <w:kern w:val="2"/>
              <w:sz w:val="22"/>
              <w14:ligatures w14:val="standardContextual"/>
            </w:rPr>
          </w:pPr>
          <w:del w:id="122" w:author="nguyen truong" w:date="2023-12-07T01:03:00Z">
            <w:r w:rsidRPr="007402BB" w:rsidDel="007402BB">
              <w:rPr>
                <w:rFonts w:cs="Times New Roman"/>
                <w:noProof/>
                <w:rPrChange w:id="123" w:author="nguyen truong" w:date="2023-12-07T01:03:00Z">
                  <w:rPr>
                    <w:rStyle w:val="Hyperlink"/>
                    <w:rFonts w:cs="Times New Roman"/>
                    <w:noProof/>
                  </w:rPr>
                </w:rPrChange>
              </w:rPr>
              <w:delText>1.3.1. Công nghệ tích hợp dữ liệu ETL</w:delText>
            </w:r>
            <w:r w:rsidDel="007402BB">
              <w:rPr>
                <w:noProof/>
                <w:webHidden/>
              </w:rPr>
              <w:tab/>
              <w:delText>25</w:delText>
            </w:r>
          </w:del>
        </w:p>
        <w:p w14:paraId="787C1177" w14:textId="48BA794C" w:rsidR="00AE3AAF" w:rsidDel="007402BB" w:rsidRDefault="00AE3AAF">
          <w:pPr>
            <w:pStyle w:val="TOC3"/>
            <w:tabs>
              <w:tab w:val="right" w:leader="dot" w:pos="9395"/>
            </w:tabs>
            <w:rPr>
              <w:del w:id="124" w:author="nguyen truong" w:date="2023-12-07T01:03:00Z"/>
              <w:rFonts w:asciiTheme="minorHAnsi" w:eastAsiaTheme="minorEastAsia" w:hAnsiTheme="minorHAnsi"/>
              <w:noProof/>
              <w:kern w:val="2"/>
              <w:sz w:val="22"/>
              <w14:ligatures w14:val="standardContextual"/>
            </w:rPr>
          </w:pPr>
          <w:del w:id="125" w:author="nguyen truong" w:date="2023-12-07T01:03:00Z">
            <w:r w:rsidRPr="007402BB" w:rsidDel="007402BB">
              <w:rPr>
                <w:rFonts w:cs="Times New Roman"/>
                <w:noProof/>
                <w:rPrChange w:id="126" w:author="nguyen truong" w:date="2023-12-07T01:03:00Z">
                  <w:rPr>
                    <w:rStyle w:val="Hyperlink"/>
                    <w:rFonts w:cs="Times New Roman"/>
                    <w:noProof/>
                  </w:rPr>
                </w:rPrChange>
              </w:rPr>
              <w:delText>1.3.2. Mô hình hoạt động của Logstash</w:delText>
            </w:r>
            <w:r w:rsidDel="007402BB">
              <w:rPr>
                <w:noProof/>
                <w:webHidden/>
              </w:rPr>
              <w:tab/>
              <w:delText>25</w:delText>
            </w:r>
          </w:del>
        </w:p>
        <w:p w14:paraId="4AB6FE03" w14:textId="63073975" w:rsidR="00AE3AAF" w:rsidDel="007402BB" w:rsidRDefault="00AE3AAF">
          <w:pPr>
            <w:pStyle w:val="TOC2"/>
            <w:tabs>
              <w:tab w:val="right" w:leader="dot" w:pos="9395"/>
            </w:tabs>
            <w:rPr>
              <w:del w:id="127" w:author="nguyen truong" w:date="2023-12-07T01:03:00Z"/>
              <w:rFonts w:asciiTheme="minorHAnsi" w:eastAsiaTheme="minorEastAsia" w:hAnsiTheme="minorHAnsi"/>
              <w:noProof/>
              <w:kern w:val="2"/>
              <w:sz w:val="22"/>
              <w14:ligatures w14:val="standardContextual"/>
            </w:rPr>
          </w:pPr>
          <w:del w:id="128" w:author="nguyen truong" w:date="2023-12-07T01:03:00Z">
            <w:r w:rsidRPr="007402BB" w:rsidDel="007402BB">
              <w:rPr>
                <w:rFonts w:cs="Times New Roman"/>
                <w:noProof/>
                <w:rPrChange w:id="129" w:author="nguyen truong" w:date="2023-12-07T01:03:00Z">
                  <w:rPr>
                    <w:rStyle w:val="Hyperlink"/>
                    <w:rFonts w:cs="Times New Roman"/>
                    <w:noProof/>
                  </w:rPr>
                </w:rPrChange>
              </w:rPr>
              <w:delText>1.4. Giới thiệu về Kibana</w:delText>
            </w:r>
            <w:r w:rsidDel="007402BB">
              <w:rPr>
                <w:noProof/>
                <w:webHidden/>
              </w:rPr>
              <w:tab/>
              <w:delText>27</w:delText>
            </w:r>
          </w:del>
        </w:p>
        <w:p w14:paraId="693B95A0" w14:textId="64B85607" w:rsidR="00AE3AAF" w:rsidDel="007402BB" w:rsidRDefault="00AE3AAF">
          <w:pPr>
            <w:pStyle w:val="TOC2"/>
            <w:tabs>
              <w:tab w:val="right" w:leader="dot" w:pos="9395"/>
            </w:tabs>
            <w:rPr>
              <w:del w:id="130" w:author="nguyen truong" w:date="2023-12-07T01:03:00Z"/>
              <w:rFonts w:asciiTheme="minorHAnsi" w:eastAsiaTheme="minorEastAsia" w:hAnsiTheme="minorHAnsi"/>
              <w:noProof/>
              <w:kern w:val="2"/>
              <w:sz w:val="22"/>
              <w14:ligatures w14:val="standardContextual"/>
            </w:rPr>
          </w:pPr>
          <w:del w:id="131" w:author="nguyen truong" w:date="2023-12-07T01:03:00Z">
            <w:r w:rsidRPr="007402BB" w:rsidDel="007402BB">
              <w:rPr>
                <w:rFonts w:cs="Times New Roman"/>
                <w:noProof/>
                <w:rPrChange w:id="132" w:author="nguyen truong" w:date="2023-12-07T01:03:00Z">
                  <w:rPr>
                    <w:rStyle w:val="Hyperlink"/>
                    <w:rFonts w:cs="Times New Roman"/>
                    <w:noProof/>
                  </w:rPr>
                </w:rPrChange>
              </w:rPr>
              <w:delText>1.5. Các gói hỗ trợ việc shipper cho ELK</w:delText>
            </w:r>
            <w:r w:rsidDel="007402BB">
              <w:rPr>
                <w:noProof/>
                <w:webHidden/>
              </w:rPr>
              <w:tab/>
              <w:delText>28</w:delText>
            </w:r>
          </w:del>
        </w:p>
        <w:p w14:paraId="2DE8017A" w14:textId="6C0A83B8" w:rsidR="00AE3AAF" w:rsidDel="007402BB" w:rsidRDefault="00AE3AAF">
          <w:pPr>
            <w:pStyle w:val="TOC2"/>
            <w:tabs>
              <w:tab w:val="right" w:leader="dot" w:pos="9395"/>
            </w:tabs>
            <w:rPr>
              <w:del w:id="133" w:author="nguyen truong" w:date="2023-12-07T01:03:00Z"/>
              <w:rFonts w:asciiTheme="minorHAnsi" w:eastAsiaTheme="minorEastAsia" w:hAnsiTheme="minorHAnsi"/>
              <w:noProof/>
              <w:kern w:val="2"/>
              <w:sz w:val="22"/>
              <w14:ligatures w14:val="standardContextual"/>
            </w:rPr>
          </w:pPr>
          <w:del w:id="134" w:author="nguyen truong" w:date="2023-12-07T01:03:00Z">
            <w:r w:rsidRPr="007402BB" w:rsidDel="007402BB">
              <w:rPr>
                <w:rFonts w:cs="Times New Roman"/>
                <w:noProof/>
                <w:rPrChange w:id="135" w:author="nguyen truong" w:date="2023-12-07T01:03:00Z">
                  <w:rPr>
                    <w:rStyle w:val="Hyperlink"/>
                    <w:rFonts w:cs="Times New Roman"/>
                    <w:noProof/>
                  </w:rPr>
                </w:rPrChange>
              </w:rPr>
              <w:delText>1.6. Giới thiệu về FileLog</w:delText>
            </w:r>
            <w:r w:rsidDel="007402BB">
              <w:rPr>
                <w:noProof/>
                <w:webHidden/>
              </w:rPr>
              <w:tab/>
              <w:delText>28</w:delText>
            </w:r>
          </w:del>
        </w:p>
        <w:p w14:paraId="388D83CE" w14:textId="014A42C6" w:rsidR="00AE3AAF" w:rsidDel="007402BB" w:rsidRDefault="00AE3AAF">
          <w:pPr>
            <w:pStyle w:val="TOC1"/>
            <w:rPr>
              <w:del w:id="136" w:author="nguyen truong" w:date="2023-12-07T01:03:00Z"/>
              <w:rFonts w:asciiTheme="minorHAnsi" w:eastAsiaTheme="minorEastAsia" w:hAnsiTheme="minorHAnsi"/>
              <w:noProof/>
              <w:kern w:val="2"/>
              <w:sz w:val="22"/>
              <w14:ligatures w14:val="standardContextual"/>
            </w:rPr>
          </w:pPr>
          <w:del w:id="137" w:author="nguyen truong" w:date="2023-12-07T01:03:00Z">
            <w:r w:rsidRPr="007402BB" w:rsidDel="007402BB">
              <w:rPr>
                <w:rFonts w:cs="Times New Roman"/>
                <w:noProof/>
                <w:rPrChange w:id="138" w:author="nguyen truong" w:date="2023-12-07T01:03:00Z">
                  <w:rPr>
                    <w:rStyle w:val="Hyperlink"/>
                    <w:rFonts w:cs="Times New Roman"/>
                    <w:noProof/>
                  </w:rPr>
                </w:rPrChange>
              </w:rPr>
              <w:delText>CHƯƠNG 2: GIỚI THIỆU VỀ CÔNG CỤ GIÁM SÁT AN TOÀN MẠNG</w:delText>
            </w:r>
            <w:r w:rsidDel="007402BB">
              <w:rPr>
                <w:noProof/>
                <w:webHidden/>
              </w:rPr>
              <w:tab/>
              <w:delText>29</w:delText>
            </w:r>
          </w:del>
        </w:p>
        <w:p w14:paraId="2806518D" w14:textId="69E17A51" w:rsidR="00AE3AAF" w:rsidDel="007402BB" w:rsidRDefault="00AE3AAF">
          <w:pPr>
            <w:pStyle w:val="TOC2"/>
            <w:tabs>
              <w:tab w:val="right" w:leader="dot" w:pos="9395"/>
            </w:tabs>
            <w:rPr>
              <w:del w:id="139" w:author="nguyen truong" w:date="2023-12-07T01:03:00Z"/>
              <w:rFonts w:asciiTheme="minorHAnsi" w:eastAsiaTheme="minorEastAsia" w:hAnsiTheme="minorHAnsi"/>
              <w:noProof/>
              <w:kern w:val="2"/>
              <w:sz w:val="22"/>
              <w14:ligatures w14:val="standardContextual"/>
            </w:rPr>
          </w:pPr>
          <w:del w:id="140" w:author="nguyen truong" w:date="2023-12-07T01:03:00Z">
            <w:r w:rsidRPr="007402BB" w:rsidDel="007402BB">
              <w:rPr>
                <w:rFonts w:cs="Times New Roman"/>
                <w:noProof/>
                <w:rPrChange w:id="141" w:author="nguyen truong" w:date="2023-12-07T01:03:00Z">
                  <w:rPr>
                    <w:rStyle w:val="Hyperlink"/>
                    <w:rFonts w:cs="Times New Roman"/>
                    <w:noProof/>
                  </w:rPr>
                </w:rPrChange>
              </w:rPr>
              <w:delText>2.1. IDS</w:delText>
            </w:r>
            <w:r w:rsidDel="007402BB">
              <w:rPr>
                <w:noProof/>
                <w:webHidden/>
              </w:rPr>
              <w:tab/>
              <w:delText>29</w:delText>
            </w:r>
          </w:del>
        </w:p>
        <w:p w14:paraId="15734E4A" w14:textId="3CEC6F76" w:rsidR="00AE3AAF" w:rsidDel="007402BB" w:rsidRDefault="00AE3AAF">
          <w:pPr>
            <w:pStyle w:val="TOC2"/>
            <w:tabs>
              <w:tab w:val="right" w:leader="dot" w:pos="9395"/>
            </w:tabs>
            <w:rPr>
              <w:del w:id="142" w:author="nguyen truong" w:date="2023-12-07T01:03:00Z"/>
              <w:rFonts w:asciiTheme="minorHAnsi" w:eastAsiaTheme="minorEastAsia" w:hAnsiTheme="minorHAnsi"/>
              <w:noProof/>
              <w:kern w:val="2"/>
              <w:sz w:val="22"/>
              <w14:ligatures w14:val="standardContextual"/>
            </w:rPr>
          </w:pPr>
          <w:del w:id="143" w:author="nguyen truong" w:date="2023-12-07T01:03:00Z">
            <w:r w:rsidRPr="007402BB" w:rsidDel="007402BB">
              <w:rPr>
                <w:rFonts w:cs="Times New Roman"/>
                <w:noProof/>
                <w:rPrChange w:id="144" w:author="nguyen truong" w:date="2023-12-07T01:03:00Z">
                  <w:rPr>
                    <w:rStyle w:val="Hyperlink"/>
                    <w:rFonts w:cs="Times New Roman"/>
                    <w:noProof/>
                  </w:rPr>
                </w:rPrChange>
              </w:rPr>
              <w:delText>2.2. Suricata là gì?</w:delText>
            </w:r>
            <w:r w:rsidDel="007402BB">
              <w:rPr>
                <w:noProof/>
                <w:webHidden/>
              </w:rPr>
              <w:tab/>
              <w:delText>29</w:delText>
            </w:r>
          </w:del>
        </w:p>
        <w:p w14:paraId="038F2BFA" w14:textId="136911B5" w:rsidR="00AE3AAF" w:rsidDel="007402BB" w:rsidRDefault="00AE3AAF">
          <w:pPr>
            <w:pStyle w:val="TOC2"/>
            <w:tabs>
              <w:tab w:val="right" w:leader="dot" w:pos="9395"/>
            </w:tabs>
            <w:rPr>
              <w:del w:id="145" w:author="nguyen truong" w:date="2023-12-07T01:03:00Z"/>
              <w:rFonts w:asciiTheme="minorHAnsi" w:eastAsiaTheme="minorEastAsia" w:hAnsiTheme="minorHAnsi"/>
              <w:noProof/>
              <w:kern w:val="2"/>
              <w:sz w:val="22"/>
              <w14:ligatures w14:val="standardContextual"/>
            </w:rPr>
          </w:pPr>
          <w:del w:id="146" w:author="nguyen truong" w:date="2023-12-07T01:03:00Z">
            <w:r w:rsidRPr="007402BB" w:rsidDel="007402BB">
              <w:rPr>
                <w:rFonts w:cs="Times New Roman"/>
                <w:noProof/>
                <w:rPrChange w:id="147" w:author="nguyen truong" w:date="2023-12-07T01:03:00Z">
                  <w:rPr>
                    <w:rStyle w:val="Hyperlink"/>
                    <w:rFonts w:cs="Times New Roman"/>
                    <w:noProof/>
                  </w:rPr>
                </w:rPrChange>
              </w:rPr>
              <w:delText>2.3. Luật trong Suricata</w:delText>
            </w:r>
            <w:r w:rsidDel="007402BB">
              <w:rPr>
                <w:noProof/>
                <w:webHidden/>
              </w:rPr>
              <w:tab/>
              <w:delText>30</w:delText>
            </w:r>
          </w:del>
        </w:p>
        <w:p w14:paraId="2696C70D" w14:textId="4AD828E0" w:rsidR="00AE3AAF" w:rsidDel="007402BB" w:rsidRDefault="00AE3AAF">
          <w:pPr>
            <w:pStyle w:val="TOC3"/>
            <w:tabs>
              <w:tab w:val="right" w:leader="dot" w:pos="9395"/>
            </w:tabs>
            <w:rPr>
              <w:del w:id="148" w:author="nguyen truong" w:date="2023-12-07T01:03:00Z"/>
              <w:rFonts w:asciiTheme="minorHAnsi" w:eastAsiaTheme="minorEastAsia" w:hAnsiTheme="minorHAnsi"/>
              <w:noProof/>
              <w:kern w:val="2"/>
              <w:sz w:val="22"/>
              <w14:ligatures w14:val="standardContextual"/>
            </w:rPr>
          </w:pPr>
          <w:del w:id="149" w:author="nguyen truong" w:date="2023-12-07T01:03:00Z">
            <w:r w:rsidRPr="007402BB" w:rsidDel="007402BB">
              <w:rPr>
                <w:rFonts w:cs="Times New Roman"/>
                <w:noProof/>
                <w:rPrChange w:id="150" w:author="nguyen truong" w:date="2023-12-07T01:03:00Z">
                  <w:rPr>
                    <w:rStyle w:val="Hyperlink"/>
                    <w:rFonts w:cs="Times New Roman"/>
                    <w:noProof/>
                  </w:rPr>
                </w:rPrChange>
              </w:rPr>
              <w:delText>2.3.1. Rule Header</w:delText>
            </w:r>
            <w:r w:rsidDel="007402BB">
              <w:rPr>
                <w:noProof/>
                <w:webHidden/>
              </w:rPr>
              <w:tab/>
              <w:delText>30</w:delText>
            </w:r>
          </w:del>
        </w:p>
        <w:p w14:paraId="015EFE2A" w14:textId="359CAAF2" w:rsidR="00AE3AAF" w:rsidDel="007402BB" w:rsidRDefault="00AE3AAF">
          <w:pPr>
            <w:pStyle w:val="TOC3"/>
            <w:tabs>
              <w:tab w:val="right" w:leader="dot" w:pos="9395"/>
            </w:tabs>
            <w:rPr>
              <w:del w:id="151" w:author="nguyen truong" w:date="2023-12-07T01:03:00Z"/>
              <w:rFonts w:asciiTheme="minorHAnsi" w:eastAsiaTheme="minorEastAsia" w:hAnsiTheme="minorHAnsi"/>
              <w:noProof/>
              <w:kern w:val="2"/>
              <w:sz w:val="22"/>
              <w14:ligatures w14:val="standardContextual"/>
            </w:rPr>
          </w:pPr>
          <w:del w:id="152" w:author="nguyen truong" w:date="2023-12-07T01:03:00Z">
            <w:r w:rsidRPr="007402BB" w:rsidDel="007402BB">
              <w:rPr>
                <w:rFonts w:cs="Times New Roman"/>
                <w:noProof/>
                <w:rPrChange w:id="153" w:author="nguyen truong" w:date="2023-12-07T01:03:00Z">
                  <w:rPr>
                    <w:rStyle w:val="Hyperlink"/>
                    <w:rFonts w:cs="Times New Roman"/>
                    <w:noProof/>
                  </w:rPr>
                </w:rPrChange>
              </w:rPr>
              <w:delText>2.3.2. Rule Option</w:delText>
            </w:r>
            <w:r w:rsidDel="007402BB">
              <w:rPr>
                <w:noProof/>
                <w:webHidden/>
              </w:rPr>
              <w:tab/>
              <w:delText>32</w:delText>
            </w:r>
          </w:del>
        </w:p>
        <w:p w14:paraId="34494CD4" w14:textId="405C81FF" w:rsidR="00AE3AAF" w:rsidDel="007402BB" w:rsidRDefault="00AE3AAF">
          <w:pPr>
            <w:pStyle w:val="TOC3"/>
            <w:tabs>
              <w:tab w:val="right" w:leader="dot" w:pos="9395"/>
            </w:tabs>
            <w:rPr>
              <w:del w:id="154" w:author="nguyen truong" w:date="2023-12-07T01:03:00Z"/>
              <w:rFonts w:asciiTheme="minorHAnsi" w:eastAsiaTheme="minorEastAsia" w:hAnsiTheme="minorHAnsi"/>
              <w:noProof/>
              <w:kern w:val="2"/>
              <w:sz w:val="22"/>
              <w14:ligatures w14:val="standardContextual"/>
            </w:rPr>
          </w:pPr>
          <w:del w:id="155" w:author="nguyen truong" w:date="2023-12-07T01:03:00Z">
            <w:r w:rsidRPr="007402BB" w:rsidDel="007402BB">
              <w:rPr>
                <w:rFonts w:cs="Times New Roman"/>
                <w:noProof/>
                <w:rPrChange w:id="156" w:author="nguyen truong" w:date="2023-12-07T01:03:00Z">
                  <w:rPr>
                    <w:rStyle w:val="Hyperlink"/>
                    <w:rFonts w:cs="Times New Roman"/>
                    <w:noProof/>
                  </w:rPr>
                </w:rPrChange>
              </w:rPr>
              <w:delText>2.3.3. Add Local Rule</w:delText>
            </w:r>
            <w:r w:rsidDel="007402BB">
              <w:rPr>
                <w:noProof/>
                <w:webHidden/>
              </w:rPr>
              <w:tab/>
              <w:delText>41</w:delText>
            </w:r>
          </w:del>
        </w:p>
        <w:p w14:paraId="7B152400" w14:textId="0A2C723E" w:rsidR="00AE3AAF" w:rsidDel="007402BB" w:rsidRDefault="00AE3AAF">
          <w:pPr>
            <w:pStyle w:val="TOC1"/>
            <w:rPr>
              <w:del w:id="157" w:author="nguyen truong" w:date="2023-12-07T01:03:00Z"/>
              <w:rFonts w:asciiTheme="minorHAnsi" w:eastAsiaTheme="minorEastAsia" w:hAnsiTheme="minorHAnsi"/>
              <w:noProof/>
              <w:kern w:val="2"/>
              <w:sz w:val="22"/>
              <w14:ligatures w14:val="standardContextual"/>
            </w:rPr>
          </w:pPr>
          <w:del w:id="158" w:author="nguyen truong" w:date="2023-12-07T01:03:00Z">
            <w:r w:rsidRPr="007402BB" w:rsidDel="007402BB">
              <w:rPr>
                <w:rFonts w:cs="Times New Roman"/>
                <w:noProof/>
                <w:rPrChange w:id="159" w:author="nguyen truong" w:date="2023-12-07T01:03:00Z">
                  <w:rPr>
                    <w:rStyle w:val="Hyperlink"/>
                    <w:rFonts w:cs="Times New Roman"/>
                    <w:noProof/>
                  </w:rPr>
                </w:rPrChange>
              </w:rPr>
              <w:delText>CHƯƠNG 3: TRIỂN KHI MÔ HÌNH GIÁM SÁT AN TOÀN MẠNG DỰA TRÊN NỀN TẢNG ELK</w:delText>
            </w:r>
            <w:r w:rsidDel="007402BB">
              <w:rPr>
                <w:noProof/>
                <w:webHidden/>
              </w:rPr>
              <w:tab/>
              <w:delText>43</w:delText>
            </w:r>
          </w:del>
        </w:p>
        <w:p w14:paraId="7513082C" w14:textId="77932F13" w:rsidR="00AE3AAF" w:rsidDel="007402BB" w:rsidRDefault="00AE3AAF">
          <w:pPr>
            <w:pStyle w:val="TOC2"/>
            <w:tabs>
              <w:tab w:val="right" w:leader="dot" w:pos="9395"/>
            </w:tabs>
            <w:rPr>
              <w:del w:id="160" w:author="nguyen truong" w:date="2023-12-07T01:03:00Z"/>
              <w:rFonts w:asciiTheme="minorHAnsi" w:eastAsiaTheme="minorEastAsia" w:hAnsiTheme="minorHAnsi"/>
              <w:noProof/>
              <w:kern w:val="2"/>
              <w:sz w:val="22"/>
              <w14:ligatures w14:val="standardContextual"/>
            </w:rPr>
          </w:pPr>
          <w:del w:id="161" w:author="nguyen truong" w:date="2023-12-07T01:03:00Z">
            <w:r w:rsidRPr="007402BB" w:rsidDel="007402BB">
              <w:rPr>
                <w:rFonts w:cs="Times New Roman"/>
                <w:noProof/>
                <w:rPrChange w:id="162" w:author="nguyen truong" w:date="2023-12-07T01:03:00Z">
                  <w:rPr>
                    <w:rStyle w:val="Hyperlink"/>
                    <w:rFonts w:cs="Times New Roman"/>
                    <w:noProof/>
                  </w:rPr>
                </w:rPrChange>
              </w:rPr>
              <w:delText>3.1.</w:delText>
            </w:r>
            <w:r w:rsidRPr="007402BB" w:rsidDel="007402BB">
              <w:rPr>
                <w:noProof/>
                <w:rPrChange w:id="163" w:author="nguyen truong" w:date="2023-12-07T01:03:00Z">
                  <w:rPr>
                    <w:rStyle w:val="Hyperlink"/>
                    <w:noProof/>
                  </w:rPr>
                </w:rPrChange>
              </w:rPr>
              <w:delText xml:space="preserve"> Sơ đồ kiến trúc</w:delText>
            </w:r>
            <w:r w:rsidDel="007402BB">
              <w:rPr>
                <w:noProof/>
                <w:webHidden/>
              </w:rPr>
              <w:tab/>
              <w:delText>43</w:delText>
            </w:r>
          </w:del>
        </w:p>
        <w:p w14:paraId="762D856E" w14:textId="0CD4899C" w:rsidR="00AE3AAF" w:rsidDel="007402BB" w:rsidRDefault="00AE3AAF">
          <w:pPr>
            <w:pStyle w:val="TOC1"/>
            <w:rPr>
              <w:del w:id="164" w:author="nguyen truong" w:date="2023-12-07T01:03:00Z"/>
              <w:rFonts w:asciiTheme="minorHAnsi" w:eastAsiaTheme="minorEastAsia" w:hAnsiTheme="minorHAnsi"/>
              <w:noProof/>
              <w:kern w:val="2"/>
              <w:sz w:val="22"/>
              <w14:ligatures w14:val="standardContextual"/>
            </w:rPr>
          </w:pPr>
          <w:del w:id="165" w:author="nguyen truong" w:date="2023-12-07T01:03:00Z">
            <w:r w:rsidRPr="007402BB" w:rsidDel="007402BB">
              <w:rPr>
                <w:rFonts w:cs="Times New Roman"/>
                <w:noProof/>
                <w:rPrChange w:id="166" w:author="nguyen truong" w:date="2023-12-07T01:03:00Z">
                  <w:rPr>
                    <w:rStyle w:val="Hyperlink"/>
                    <w:rFonts w:cs="Times New Roman"/>
                    <w:noProof/>
                  </w:rPr>
                </w:rPrChange>
              </w:rPr>
              <w:delText>CHƯƠNG 4: THỰC NGHIỆM MỘT SỐ KỊCH BẢN TẤN CÔNG</w:delText>
            </w:r>
            <w:r w:rsidDel="007402BB">
              <w:rPr>
                <w:noProof/>
                <w:webHidden/>
              </w:rPr>
              <w:tab/>
              <w:delText>1</w:delText>
            </w:r>
          </w:del>
        </w:p>
        <w:p w14:paraId="4B64BA22" w14:textId="29CA98C4" w:rsidR="00AE3AAF" w:rsidDel="007402BB" w:rsidRDefault="00AE3AAF">
          <w:pPr>
            <w:pStyle w:val="TOC1"/>
            <w:rPr>
              <w:del w:id="167" w:author="nguyen truong" w:date="2023-12-07T01:03:00Z"/>
              <w:rFonts w:asciiTheme="minorHAnsi" w:eastAsiaTheme="minorEastAsia" w:hAnsiTheme="minorHAnsi"/>
              <w:noProof/>
              <w:kern w:val="2"/>
              <w:sz w:val="22"/>
              <w14:ligatures w14:val="standardContextual"/>
            </w:rPr>
          </w:pPr>
          <w:del w:id="168" w:author="nguyen truong" w:date="2023-12-07T01:03:00Z">
            <w:r w:rsidRPr="007402BB" w:rsidDel="007402BB">
              <w:rPr>
                <w:rFonts w:cs="Times New Roman"/>
                <w:noProof/>
                <w:rPrChange w:id="169" w:author="nguyen truong" w:date="2023-12-07T01:03:00Z">
                  <w:rPr>
                    <w:rStyle w:val="Hyperlink"/>
                    <w:rFonts w:cs="Times New Roman"/>
                    <w:noProof/>
                  </w:rPr>
                </w:rPrChange>
              </w:rPr>
              <w:lastRenderedPageBreak/>
              <w:delText>KẾT LUẬN</w:delText>
            </w:r>
            <w:r w:rsidDel="007402BB">
              <w:rPr>
                <w:noProof/>
                <w:webHidden/>
              </w:rPr>
              <w:tab/>
              <w:delText>2</w:delText>
            </w:r>
          </w:del>
        </w:p>
        <w:p w14:paraId="724576DA" w14:textId="4B7E44B2" w:rsidR="00AE3AAF" w:rsidDel="007402BB" w:rsidRDefault="00AE3AAF">
          <w:pPr>
            <w:pStyle w:val="TOC1"/>
            <w:rPr>
              <w:del w:id="170" w:author="nguyen truong" w:date="2023-12-07T01:03:00Z"/>
              <w:rFonts w:asciiTheme="minorHAnsi" w:eastAsiaTheme="minorEastAsia" w:hAnsiTheme="minorHAnsi"/>
              <w:noProof/>
              <w:kern w:val="2"/>
              <w:sz w:val="22"/>
              <w14:ligatures w14:val="standardContextual"/>
            </w:rPr>
          </w:pPr>
          <w:del w:id="171" w:author="nguyen truong" w:date="2023-12-07T01:03:00Z">
            <w:r w:rsidRPr="007402BB" w:rsidDel="007402BB">
              <w:rPr>
                <w:rFonts w:cs="Times New Roman"/>
                <w:noProof/>
                <w:rPrChange w:id="172" w:author="nguyen truong" w:date="2023-12-07T01:03:00Z">
                  <w:rPr>
                    <w:rStyle w:val="Hyperlink"/>
                    <w:rFonts w:cs="Times New Roman"/>
                    <w:noProof/>
                  </w:rPr>
                </w:rPrChange>
              </w:rPr>
              <w:delText>TÀI LIỆU THAM KHẢO</w:delText>
            </w:r>
            <w:r w:rsidDel="007402BB">
              <w:rPr>
                <w:noProof/>
                <w:webHidden/>
              </w:rPr>
              <w:tab/>
              <w:delText>2</w:delText>
            </w:r>
          </w:del>
        </w:p>
        <w:p w14:paraId="078D912F" w14:textId="6DED747D" w:rsidR="00FF26FA" w:rsidRDefault="00FF26FA">
          <w:r>
            <w:rPr>
              <w:b/>
              <w:bCs/>
              <w:noProof/>
            </w:rPr>
            <w:fldChar w:fldCharType="end"/>
          </w:r>
        </w:p>
      </w:sdtContent>
    </w:sdt>
    <w:p w14:paraId="7BE1C95D" w14:textId="1FF6E57B" w:rsidR="00CF6DA8" w:rsidRPr="005C318F" w:rsidRDefault="00FF26FA" w:rsidP="00C96911">
      <w:pPr>
        <w:jc w:val="left"/>
        <w:rPr>
          <w:rFonts w:cs="Times New Roman"/>
          <w:sz w:val="32"/>
          <w:szCs w:val="32"/>
        </w:rPr>
      </w:pPr>
      <w:r>
        <w:rPr>
          <w:rFonts w:cs="Times New Roman"/>
          <w:sz w:val="32"/>
          <w:szCs w:val="32"/>
        </w:rPr>
        <w:br w:type="page"/>
      </w:r>
    </w:p>
    <w:p w14:paraId="06A3D5D8" w14:textId="77777777" w:rsidR="00C80CD3" w:rsidRDefault="00C80CD3" w:rsidP="008A4BD5">
      <w:pPr>
        <w:pStyle w:val="Heading1"/>
        <w:rPr>
          <w:rFonts w:cs="Times New Roman"/>
        </w:rPr>
      </w:pPr>
      <w:bookmarkStart w:id="173" w:name="_Toc150956537"/>
      <w:bookmarkStart w:id="174" w:name="_Toc152803449"/>
      <w:r w:rsidRPr="005C318F">
        <w:rPr>
          <w:rFonts w:cs="Times New Roman"/>
        </w:rPr>
        <w:lastRenderedPageBreak/>
        <w:t>LỜI NÓI ĐẦU</w:t>
      </w:r>
      <w:bookmarkEnd w:id="173"/>
      <w:bookmarkEnd w:id="174"/>
    </w:p>
    <w:p w14:paraId="15369ACB" w14:textId="77777777" w:rsidR="00FF26FA" w:rsidRPr="00FF26FA" w:rsidRDefault="00FF26FA" w:rsidP="00FF26FA"/>
    <w:p w14:paraId="4DD81B41" w14:textId="0F95F6DF" w:rsidR="00B835EF" w:rsidRDefault="00FF26FA" w:rsidP="00FF26FA">
      <w:r w:rsidRPr="00FF26FA">
        <w:t>Trong bối cảnh môi trường kỹ thuật ngày càng phát triển, an ninh mạng trở thành một trong những ưu tiên hàng đầu của mọi tổ chức. Sự gia tăng về quy mô và phức tạp của các môi trường mạng đồng nghĩa với việc cần phải áp dụng những giải pháp giám sát hiệu quả để đảm bảo an toàn thông tin và duy trì hoạt động ổn định của hệ thống.</w:t>
      </w:r>
    </w:p>
    <w:p w14:paraId="41546210" w14:textId="56282A71" w:rsidR="00FF26FA" w:rsidRDefault="00FF26FA" w:rsidP="00FF26FA">
      <w:r>
        <w:t xml:space="preserve">Trong báo cáo này, em xin trình bày về dự án </w:t>
      </w:r>
      <w:r w:rsidRPr="00FF26FA">
        <w:t>xây dựng hệ thống giám sát an toàn mạng dựa trên nền tảng mã nguồn mở ELK (Elasticache, Logstash, Kibana). Hệ thống này không chỉ giúp quản trị viên mạng theo dõi và phân tích sự kiện mạng một cách hiệu quả mà còn mang lại khả năng phát hiện và ứng phó với các rủi ro bảo mật một cách nhanh chóng.</w:t>
      </w:r>
    </w:p>
    <w:p w14:paraId="18251611" w14:textId="04BF639B" w:rsidR="001612F6" w:rsidRDefault="001612F6" w:rsidP="00FF26FA">
      <w:r>
        <w:t xml:space="preserve">Báo cáo sẽ bao gồm 3 phần chính: </w:t>
      </w:r>
    </w:p>
    <w:p w14:paraId="3062BD73" w14:textId="3E879C96" w:rsidR="001612F6" w:rsidRDefault="001612F6" w:rsidP="001612F6">
      <w:pPr>
        <w:pStyle w:val="ListParagraph"/>
        <w:numPr>
          <w:ilvl w:val="0"/>
          <w:numId w:val="53"/>
        </w:numPr>
      </w:pPr>
      <w:r>
        <w:t>Chương 1: Giới thiệt về ELK Stack</w:t>
      </w:r>
    </w:p>
    <w:p w14:paraId="11A25574" w14:textId="122976CA" w:rsidR="001612F6" w:rsidRDefault="001612F6" w:rsidP="001612F6">
      <w:pPr>
        <w:pStyle w:val="ListParagraph"/>
        <w:numPr>
          <w:ilvl w:val="0"/>
          <w:numId w:val="53"/>
        </w:numPr>
      </w:pPr>
      <w:r>
        <w:t>Chương 2: Giới thiệu về công cụ giám sát an toàn mạng</w:t>
      </w:r>
    </w:p>
    <w:p w14:paraId="57E806E1" w14:textId="3B778092" w:rsidR="001612F6" w:rsidRDefault="001612F6" w:rsidP="001612F6">
      <w:pPr>
        <w:pStyle w:val="ListParagraph"/>
        <w:numPr>
          <w:ilvl w:val="0"/>
          <w:numId w:val="53"/>
        </w:numPr>
      </w:pPr>
      <w:r>
        <w:t xml:space="preserve">Chương 3: Triển </w:t>
      </w:r>
      <w:r w:rsidR="00DB06F6">
        <w:t>khai thực nghiệm</w:t>
      </w:r>
    </w:p>
    <w:p w14:paraId="10C8AC84" w14:textId="6C33736E" w:rsidR="001612F6" w:rsidRDefault="001612F6" w:rsidP="001612F6">
      <w:r w:rsidRPr="001612F6">
        <w:t xml:space="preserve">Báo cáo này sẽ trình bày chi tiết về quá trình triển khai, cấu hình và tích hợp giữa các thành phần Elasticache, Logstash và Kibana, cùng với các ứng dụng thực tế trong việc giám sát an toàn mạng. </w:t>
      </w:r>
      <w:r>
        <w:t>Em hy vọng</w:t>
      </w:r>
      <w:r w:rsidRPr="001612F6">
        <w:t xml:space="preserve"> rằng thông qua báo cáo này</w:t>
      </w:r>
      <w:r>
        <w:t>, mọi người</w:t>
      </w:r>
      <w:r w:rsidRPr="001612F6">
        <w:t xml:space="preserve"> sẽ có cái nhìn tổng quan và sâu sắc về lợi ích mà hệ thống này mang lại, đồng thời cung cấp những kiến thức cơ bản và chi tiết giúp quý vị triển khai và tối ưu hóa hệ thống trong môi trường của mình.</w:t>
      </w:r>
    </w:p>
    <w:p w14:paraId="1D50E833" w14:textId="77777777" w:rsidR="001612F6" w:rsidRDefault="001612F6" w:rsidP="001612F6"/>
    <w:p w14:paraId="41587BD2" w14:textId="0CE03561" w:rsidR="00FF26FA" w:rsidRPr="005C318F" w:rsidRDefault="00FF26FA" w:rsidP="00F00625">
      <w:pPr>
        <w:jc w:val="left"/>
        <w:rPr>
          <w:rFonts w:cs="Times New Roman"/>
        </w:rPr>
      </w:pPr>
      <w:r>
        <w:rPr>
          <w:rFonts w:cs="Times New Roman"/>
        </w:rPr>
        <w:br w:type="page"/>
      </w:r>
    </w:p>
    <w:p w14:paraId="1DB7B217" w14:textId="7827AAFF" w:rsidR="00935E20" w:rsidRPr="005C318F" w:rsidRDefault="00935E20" w:rsidP="008A4BD5">
      <w:pPr>
        <w:pStyle w:val="Heading1"/>
        <w:rPr>
          <w:rFonts w:cs="Times New Roman"/>
        </w:rPr>
      </w:pPr>
      <w:bookmarkStart w:id="175" w:name="_Toc150956538"/>
      <w:bookmarkStart w:id="176" w:name="_Toc152803450"/>
      <w:r w:rsidRPr="005C318F">
        <w:rPr>
          <w:rFonts w:cs="Times New Roman"/>
        </w:rPr>
        <w:lastRenderedPageBreak/>
        <w:t>DANH MỤC HÌNH VẼ</w:t>
      </w:r>
      <w:bookmarkEnd w:id="175"/>
      <w:bookmarkEnd w:id="176"/>
    </w:p>
    <w:p w14:paraId="45E8925A" w14:textId="2566A4D0" w:rsidR="00935E20" w:rsidRPr="005C318F" w:rsidRDefault="00CA7EDC" w:rsidP="00CF6DA8">
      <w:pPr>
        <w:jc w:val="center"/>
        <w:rPr>
          <w:rFonts w:cs="Times New Roman"/>
          <w:sz w:val="32"/>
          <w:szCs w:val="32"/>
        </w:rPr>
      </w:pPr>
      <w:r w:rsidRPr="005C318F">
        <w:rPr>
          <w:rFonts w:cs="Times New Roman"/>
          <w:sz w:val="32"/>
          <w:szCs w:val="32"/>
        </w:rPr>
        <w:fldChar w:fldCharType="begin"/>
      </w:r>
      <w:r w:rsidRPr="005C318F">
        <w:rPr>
          <w:rFonts w:cs="Times New Roman"/>
          <w:sz w:val="32"/>
          <w:szCs w:val="32"/>
        </w:rPr>
        <w:instrText xml:space="preserve"> TOC \h \z \c "Hình ảnh" </w:instrText>
      </w:r>
      <w:r w:rsidRPr="005C318F">
        <w:rPr>
          <w:rFonts w:cs="Times New Roman"/>
          <w:sz w:val="32"/>
          <w:szCs w:val="32"/>
        </w:rPr>
        <w:fldChar w:fldCharType="separate"/>
      </w:r>
      <w:r w:rsidR="00AF426E" w:rsidRPr="005C318F">
        <w:rPr>
          <w:rFonts w:cs="Times New Roman"/>
          <w:b/>
          <w:bCs/>
          <w:noProof/>
          <w:sz w:val="32"/>
          <w:szCs w:val="32"/>
        </w:rPr>
        <w:t>No table of figures entries found.</w:t>
      </w:r>
      <w:r w:rsidRPr="005C318F">
        <w:rPr>
          <w:rFonts w:cs="Times New Roman"/>
          <w:sz w:val="32"/>
          <w:szCs w:val="32"/>
        </w:rPr>
        <w:fldChar w:fldCharType="end"/>
      </w:r>
    </w:p>
    <w:p w14:paraId="6148A009" w14:textId="77777777" w:rsidR="00935E20" w:rsidRPr="005C318F" w:rsidRDefault="00935E20" w:rsidP="00CF6DA8">
      <w:pPr>
        <w:jc w:val="center"/>
        <w:rPr>
          <w:rFonts w:cs="Times New Roman"/>
          <w:sz w:val="32"/>
          <w:szCs w:val="32"/>
        </w:rPr>
      </w:pPr>
    </w:p>
    <w:p w14:paraId="773D83BE" w14:textId="575E6060" w:rsidR="00935E20" w:rsidRPr="005C318F" w:rsidRDefault="0073761E" w:rsidP="00C960A2">
      <w:pPr>
        <w:jc w:val="left"/>
        <w:rPr>
          <w:rFonts w:cs="Times New Roman"/>
          <w:sz w:val="32"/>
          <w:szCs w:val="32"/>
        </w:rPr>
      </w:pPr>
      <w:r w:rsidRPr="005C318F">
        <w:rPr>
          <w:rFonts w:cs="Times New Roman"/>
          <w:sz w:val="32"/>
          <w:szCs w:val="32"/>
        </w:rPr>
        <w:br w:type="page"/>
      </w:r>
    </w:p>
    <w:p w14:paraId="4B098960" w14:textId="77777777" w:rsidR="00205071" w:rsidRPr="005C318F" w:rsidRDefault="00205071" w:rsidP="008A4BD5">
      <w:pPr>
        <w:pStyle w:val="Heading1"/>
        <w:rPr>
          <w:rFonts w:cs="Times New Roman"/>
        </w:rPr>
      </w:pPr>
      <w:bookmarkStart w:id="177" w:name="_Toc150956539"/>
      <w:bookmarkStart w:id="178" w:name="_Toc152803451"/>
      <w:r w:rsidRPr="005C318F">
        <w:rPr>
          <w:rFonts w:cs="Times New Roman"/>
        </w:rPr>
        <w:lastRenderedPageBreak/>
        <w:t>DANH MỤC VIẾT TẮT</w:t>
      </w:r>
      <w:bookmarkEnd w:id="177"/>
      <w:bookmarkEnd w:id="178"/>
    </w:p>
    <w:tbl>
      <w:tblPr>
        <w:tblStyle w:val="TableGrid"/>
        <w:tblW w:w="0" w:type="auto"/>
        <w:tblLook w:val="04A0" w:firstRow="1" w:lastRow="0" w:firstColumn="1" w:lastColumn="0" w:noHBand="0" w:noVBand="1"/>
      </w:tblPr>
      <w:tblGrid>
        <w:gridCol w:w="1838"/>
        <w:gridCol w:w="4395"/>
        <w:gridCol w:w="3117"/>
      </w:tblGrid>
      <w:tr w:rsidR="00205071" w:rsidRPr="005C318F" w14:paraId="0D8A05DB" w14:textId="77777777" w:rsidTr="00327A85">
        <w:tc>
          <w:tcPr>
            <w:tcW w:w="1838" w:type="dxa"/>
          </w:tcPr>
          <w:p w14:paraId="47E7F38D" w14:textId="77777777" w:rsidR="00205071" w:rsidRPr="005C318F" w:rsidRDefault="00205071" w:rsidP="006712AD">
            <w:pPr>
              <w:jc w:val="center"/>
              <w:rPr>
                <w:sz w:val="32"/>
                <w:szCs w:val="32"/>
                <w:lang w:val="en-US"/>
              </w:rPr>
            </w:pPr>
            <w:r w:rsidRPr="005C318F">
              <w:rPr>
                <w:sz w:val="32"/>
                <w:szCs w:val="32"/>
                <w:lang w:val="en-US"/>
              </w:rPr>
              <w:t>Từ viết tắt</w:t>
            </w:r>
          </w:p>
        </w:tc>
        <w:tc>
          <w:tcPr>
            <w:tcW w:w="4395" w:type="dxa"/>
          </w:tcPr>
          <w:p w14:paraId="28775399" w14:textId="77777777" w:rsidR="00205071" w:rsidRPr="005C318F" w:rsidRDefault="00205071" w:rsidP="006712AD">
            <w:pPr>
              <w:jc w:val="center"/>
              <w:rPr>
                <w:sz w:val="32"/>
                <w:szCs w:val="32"/>
                <w:lang w:val="en-US"/>
              </w:rPr>
            </w:pPr>
            <w:r w:rsidRPr="005C318F">
              <w:rPr>
                <w:sz w:val="32"/>
                <w:szCs w:val="32"/>
                <w:lang w:val="en-US"/>
              </w:rPr>
              <w:t>Tên đầy đủ</w:t>
            </w:r>
          </w:p>
        </w:tc>
        <w:tc>
          <w:tcPr>
            <w:tcW w:w="3117" w:type="dxa"/>
          </w:tcPr>
          <w:p w14:paraId="04CED33A" w14:textId="77777777" w:rsidR="00205071" w:rsidRPr="005C318F" w:rsidRDefault="00205071" w:rsidP="006712AD">
            <w:pPr>
              <w:jc w:val="center"/>
              <w:rPr>
                <w:sz w:val="32"/>
                <w:szCs w:val="32"/>
                <w:lang w:val="en-US"/>
              </w:rPr>
            </w:pPr>
            <w:r w:rsidRPr="005C318F">
              <w:rPr>
                <w:sz w:val="32"/>
                <w:szCs w:val="32"/>
                <w:lang w:val="en-US"/>
              </w:rPr>
              <w:t>Giải thích</w:t>
            </w:r>
          </w:p>
        </w:tc>
      </w:tr>
      <w:tr w:rsidR="00205071" w:rsidRPr="005C318F" w14:paraId="186D3708" w14:textId="77777777" w:rsidTr="00327A85">
        <w:tc>
          <w:tcPr>
            <w:tcW w:w="1838" w:type="dxa"/>
          </w:tcPr>
          <w:p w14:paraId="030F555D" w14:textId="38B5E788" w:rsidR="00205071" w:rsidRPr="005C318F" w:rsidRDefault="00205071" w:rsidP="004F58DA">
            <w:pPr>
              <w:rPr>
                <w:lang w:val="en-US"/>
              </w:rPr>
            </w:pPr>
          </w:p>
        </w:tc>
        <w:tc>
          <w:tcPr>
            <w:tcW w:w="4395" w:type="dxa"/>
          </w:tcPr>
          <w:p w14:paraId="7E4A8A1A" w14:textId="578ED2AC" w:rsidR="00205071" w:rsidRPr="005C318F" w:rsidRDefault="00205071" w:rsidP="004F58DA">
            <w:pPr>
              <w:rPr>
                <w:lang w:val="en-US"/>
              </w:rPr>
            </w:pPr>
          </w:p>
        </w:tc>
        <w:tc>
          <w:tcPr>
            <w:tcW w:w="3117" w:type="dxa"/>
          </w:tcPr>
          <w:p w14:paraId="0CA105EE" w14:textId="798731CC" w:rsidR="00205071" w:rsidRPr="005C318F" w:rsidRDefault="00205071" w:rsidP="004F58DA">
            <w:pPr>
              <w:rPr>
                <w:lang w:val="en-US"/>
              </w:rPr>
            </w:pPr>
          </w:p>
        </w:tc>
      </w:tr>
    </w:tbl>
    <w:p w14:paraId="41F8DB00" w14:textId="77777777" w:rsidR="00935E20" w:rsidRPr="005C318F" w:rsidRDefault="00935E20" w:rsidP="00CF6DA8">
      <w:pPr>
        <w:jc w:val="center"/>
        <w:rPr>
          <w:rFonts w:cs="Times New Roman"/>
          <w:sz w:val="32"/>
          <w:szCs w:val="32"/>
        </w:rPr>
      </w:pPr>
    </w:p>
    <w:p w14:paraId="43E41D79" w14:textId="77777777" w:rsidR="00935E20" w:rsidRPr="005C318F" w:rsidRDefault="00935E20" w:rsidP="00CF6DA8">
      <w:pPr>
        <w:jc w:val="center"/>
        <w:rPr>
          <w:rFonts w:cs="Times New Roman"/>
          <w:sz w:val="32"/>
          <w:szCs w:val="32"/>
        </w:rPr>
      </w:pPr>
    </w:p>
    <w:p w14:paraId="69E786A2" w14:textId="6DCD7A9B" w:rsidR="00AF426E" w:rsidRPr="005C318F" w:rsidRDefault="00AF426E">
      <w:pPr>
        <w:jc w:val="left"/>
        <w:rPr>
          <w:rFonts w:cs="Times New Roman"/>
          <w:sz w:val="32"/>
          <w:szCs w:val="32"/>
        </w:rPr>
      </w:pPr>
      <w:r w:rsidRPr="005C318F">
        <w:rPr>
          <w:rFonts w:cs="Times New Roman"/>
          <w:sz w:val="32"/>
          <w:szCs w:val="32"/>
        </w:rPr>
        <w:br w:type="page"/>
      </w:r>
    </w:p>
    <w:p w14:paraId="0EC2ECCC" w14:textId="64171042" w:rsidR="00935E20" w:rsidRPr="005C318F" w:rsidRDefault="00590A7A" w:rsidP="00C930F7">
      <w:pPr>
        <w:pStyle w:val="A1"/>
        <w:rPr>
          <w:rFonts w:cs="Times New Roman"/>
        </w:rPr>
      </w:pPr>
      <w:bookmarkStart w:id="179" w:name="_Toc150956540"/>
      <w:bookmarkStart w:id="180" w:name="_Toc152803452"/>
      <w:r w:rsidRPr="005C318F">
        <w:rPr>
          <w:rFonts w:cs="Times New Roman"/>
        </w:rPr>
        <w:lastRenderedPageBreak/>
        <w:t>GIỚI THIỆU VỀ ELK STACK</w:t>
      </w:r>
      <w:bookmarkEnd w:id="179"/>
      <w:bookmarkEnd w:id="180"/>
    </w:p>
    <w:p w14:paraId="41322695" w14:textId="1C35857F" w:rsidR="00590A7A" w:rsidRPr="005C318F" w:rsidRDefault="00590A7A" w:rsidP="00DB06F6">
      <w:pPr>
        <w:pStyle w:val="A2"/>
      </w:pPr>
      <w:bookmarkStart w:id="181" w:name="_Toc150956541"/>
      <w:bookmarkStart w:id="182" w:name="_Toc152803453"/>
      <w:r w:rsidRPr="005C318F">
        <w:t>Tổng quan</w:t>
      </w:r>
      <w:bookmarkEnd w:id="181"/>
      <w:bookmarkEnd w:id="182"/>
    </w:p>
    <w:p w14:paraId="6D220168" w14:textId="1734B78D" w:rsidR="005D4644" w:rsidRPr="005C318F" w:rsidRDefault="005D4644" w:rsidP="005D4644">
      <w:pPr>
        <w:rPr>
          <w:rFonts w:cs="Times New Roman"/>
        </w:rPr>
      </w:pPr>
      <w:r w:rsidRPr="005C318F">
        <w:rPr>
          <w:rFonts w:cs="Times New Roman"/>
        </w:rPr>
        <w:t xml:space="preserve">ELK là một bộ giải pháp công nghệ mã nguồn mở được sử dụng để thu thập, quản lý, phân tích dữ liệu log tập trung. </w:t>
      </w:r>
    </w:p>
    <w:p w14:paraId="397EFD9C" w14:textId="77777777" w:rsidR="005D4644" w:rsidRPr="005C318F" w:rsidRDefault="005D4644" w:rsidP="005D4644">
      <w:pPr>
        <w:rPr>
          <w:rFonts w:cs="Times New Roman"/>
        </w:rPr>
      </w:pPr>
      <w:r w:rsidRPr="005C318F">
        <w:rPr>
          <w:rFonts w:cs="Times New Roman"/>
        </w:rPr>
        <w:t xml:space="preserve">ELK gồm 3 thành phần: </w:t>
      </w:r>
    </w:p>
    <w:p w14:paraId="01B93AE0" w14:textId="77777777" w:rsidR="005D4644" w:rsidRPr="005C318F" w:rsidRDefault="005D4644" w:rsidP="005D4644">
      <w:pPr>
        <w:ind w:firstLine="360"/>
        <w:rPr>
          <w:rFonts w:cs="Times New Roman"/>
        </w:rPr>
      </w:pPr>
      <w:r w:rsidRPr="005C318F">
        <w:rPr>
          <w:rFonts w:cs="Times New Roman"/>
        </w:rPr>
        <w:t xml:space="preserve">- ElasticSearch: Một hệ truy hồi thông tin mạnh mẽ, được sử dụng để lưu trữ và đánh chỉ mục cho dữ liệu log. </w:t>
      </w:r>
    </w:p>
    <w:p w14:paraId="3A828D4A" w14:textId="1DB3478E" w:rsidR="005D4644" w:rsidRPr="005C318F" w:rsidRDefault="005D4644" w:rsidP="005D4644">
      <w:pPr>
        <w:ind w:firstLine="360"/>
        <w:rPr>
          <w:rFonts w:cs="Times New Roman"/>
        </w:rPr>
      </w:pPr>
      <w:r w:rsidRPr="005C318F">
        <w:rPr>
          <w:rFonts w:cs="Times New Roman"/>
        </w:rPr>
        <w:t>- Logstash: Phần mềm mã nguồn m</w:t>
      </w:r>
      <w:r w:rsidR="00106472" w:rsidRPr="005C318F">
        <w:rPr>
          <w:rFonts w:cs="Times New Roman"/>
        </w:rPr>
        <w:t>ở</w:t>
      </w:r>
      <w:r w:rsidRPr="005C318F">
        <w:rPr>
          <w:rFonts w:cs="Times New Roman"/>
        </w:rPr>
        <w:t xml:space="preserve"> thực hiện tiến trình đồng bộ dữ liệu ETL, thu thập dữ liệu log, chuyển đổi, làm sạch và đưa vào lưu trữ trong ElasticSearch để đánh chỉ mục. </w:t>
      </w:r>
    </w:p>
    <w:p w14:paraId="755B9765" w14:textId="7C7720F9" w:rsidR="005D4644" w:rsidRPr="005C318F" w:rsidRDefault="005D4644" w:rsidP="005D4644">
      <w:pPr>
        <w:ind w:firstLine="360"/>
        <w:rPr>
          <w:rFonts w:cs="Times New Roman"/>
        </w:rPr>
      </w:pPr>
      <w:r w:rsidRPr="005C318F">
        <w:rPr>
          <w:rFonts w:cs="Times New Roman"/>
        </w:rPr>
        <w:t>- Kibana: Phần mềm mã nguồn m</w:t>
      </w:r>
      <w:r w:rsidR="00106472" w:rsidRPr="005C318F">
        <w:rPr>
          <w:rFonts w:cs="Times New Roman"/>
        </w:rPr>
        <w:t>ở</w:t>
      </w:r>
      <w:r w:rsidRPr="005C318F">
        <w:rPr>
          <w:rFonts w:cs="Times New Roman"/>
        </w:rPr>
        <w:t xml:space="preserve"> được sử dụng để trừu tượng hóa dữ liệu, xây dựng biểu đồ, màn hình giám sát và phân tích dữ liệu.</w:t>
      </w:r>
    </w:p>
    <w:p w14:paraId="0A7F8895" w14:textId="55856A0C" w:rsidR="00106472" w:rsidRPr="005C318F" w:rsidRDefault="00106472" w:rsidP="00106472">
      <w:pPr>
        <w:ind w:firstLine="360"/>
        <w:jc w:val="center"/>
        <w:rPr>
          <w:rFonts w:cs="Times New Roman"/>
        </w:rPr>
      </w:pPr>
      <w:r w:rsidRPr="005C318F">
        <w:rPr>
          <w:rFonts w:cs="Times New Roman"/>
          <w:noProof/>
        </w:rPr>
        <w:drawing>
          <wp:inline distT="0" distB="0" distL="0" distR="0" wp14:anchorId="7798E669" wp14:editId="2CC9D1E1">
            <wp:extent cx="3657600" cy="2898775"/>
            <wp:effectExtent l="0" t="0" r="0" b="0"/>
            <wp:docPr id="427561857" name="Picture 1" descr="How To Install ELK Stack on Debian 9 - id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ELK Stack on Debian 9 - idro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898775"/>
                    </a:xfrm>
                    <a:prstGeom prst="rect">
                      <a:avLst/>
                    </a:prstGeom>
                    <a:noFill/>
                    <a:ln>
                      <a:noFill/>
                    </a:ln>
                  </pic:spPr>
                </pic:pic>
              </a:graphicData>
            </a:graphic>
          </wp:inline>
        </w:drawing>
      </w:r>
    </w:p>
    <w:p w14:paraId="1041CD99" w14:textId="1DA28B7F" w:rsidR="00590A7A" w:rsidRPr="005C318F" w:rsidRDefault="00590A7A" w:rsidP="00DB06F6">
      <w:pPr>
        <w:pStyle w:val="A2"/>
      </w:pPr>
      <w:bookmarkStart w:id="183" w:name="_Toc150956542"/>
      <w:bookmarkStart w:id="184" w:name="_Toc152803454"/>
      <w:r w:rsidRPr="005C318F">
        <w:t>Giới thiệu về Elasticsearch</w:t>
      </w:r>
      <w:bookmarkEnd w:id="183"/>
      <w:bookmarkEnd w:id="184"/>
    </w:p>
    <w:p w14:paraId="01AF3FFD" w14:textId="77777777" w:rsidR="005D4644" w:rsidRPr="005C318F" w:rsidRDefault="005D4644" w:rsidP="005D4644">
      <w:pPr>
        <w:rPr>
          <w:rFonts w:cs="Times New Roman"/>
        </w:rPr>
      </w:pPr>
      <w:r w:rsidRPr="005C318F">
        <w:rPr>
          <w:rFonts w:cs="Times New Roman"/>
        </w:rPr>
        <w:t>Elasticsearch là một hệ thống tìm kiếm và phân loại dữ liệu mã nguồn mở được xây dựng trên nền tảng Apache Lucene. Nó được thiết kế để tìm kiếm, phân tích và hiển thị dữ liệu từ các nguồn không đồng nhất và lớn lên đến hàng trăm triệu bản ghi.</w:t>
      </w:r>
    </w:p>
    <w:p w14:paraId="3B367E10" w14:textId="77777777" w:rsidR="005D4644" w:rsidRPr="005C318F" w:rsidRDefault="005D4644" w:rsidP="005D4644">
      <w:pPr>
        <w:rPr>
          <w:rFonts w:cs="Times New Roman"/>
        </w:rPr>
      </w:pPr>
      <w:r w:rsidRPr="005C318F">
        <w:rPr>
          <w:rFonts w:cs="Times New Roman"/>
        </w:rPr>
        <w:t>Dưới đây là một số điểm chính về Elasticsearch:</w:t>
      </w:r>
    </w:p>
    <w:p w14:paraId="7087EECC" w14:textId="78891908" w:rsidR="005D4644" w:rsidRPr="005C318F" w:rsidRDefault="005D4644" w:rsidP="005D4644">
      <w:pPr>
        <w:pStyle w:val="ListParagraph"/>
        <w:numPr>
          <w:ilvl w:val="0"/>
          <w:numId w:val="32"/>
        </w:numPr>
        <w:rPr>
          <w:rFonts w:cs="Times New Roman"/>
        </w:rPr>
      </w:pPr>
      <w:r w:rsidRPr="005C318F">
        <w:rPr>
          <w:rFonts w:cs="Times New Roman"/>
        </w:rPr>
        <w:t xml:space="preserve">Tìm kiếm và phân loại dữ liệu: </w:t>
      </w:r>
    </w:p>
    <w:p w14:paraId="0C4FB2A6" w14:textId="61D73438" w:rsidR="005D4644" w:rsidRPr="005C318F" w:rsidRDefault="005D4644" w:rsidP="005D4644">
      <w:pPr>
        <w:pStyle w:val="ListParagraph"/>
        <w:numPr>
          <w:ilvl w:val="1"/>
          <w:numId w:val="32"/>
        </w:numPr>
        <w:rPr>
          <w:rFonts w:cs="Times New Roman"/>
        </w:rPr>
      </w:pPr>
      <w:r w:rsidRPr="005C318F">
        <w:rPr>
          <w:rFonts w:cs="Times New Roman"/>
        </w:rPr>
        <w:lastRenderedPageBreak/>
        <w:t>Tìm kiếm: Elasticsearch sử dụng cơ chế tìm kiếm ngôn ngữ tự nhiên, cho phép người dùng tìm kiếm dữ liệu một cách nhanh chóng và chính xác.</w:t>
      </w:r>
    </w:p>
    <w:p w14:paraId="0A82BF02" w14:textId="4E9C59E6" w:rsidR="005D4644" w:rsidRPr="005C318F" w:rsidRDefault="005D4644" w:rsidP="005D4644">
      <w:pPr>
        <w:pStyle w:val="ListParagraph"/>
        <w:numPr>
          <w:ilvl w:val="1"/>
          <w:numId w:val="32"/>
        </w:numPr>
        <w:rPr>
          <w:rFonts w:cs="Times New Roman"/>
        </w:rPr>
      </w:pPr>
      <w:r w:rsidRPr="005C318F">
        <w:rPr>
          <w:rFonts w:cs="Times New Roman"/>
        </w:rPr>
        <w:t>Phân loại: Dữ liệu được lưu trữ trong Elasticsearch có thể được phân loại thành các chỉ số (indices), các loại (types) và các trường (fields).</w:t>
      </w:r>
    </w:p>
    <w:p w14:paraId="669BF529" w14:textId="2680CAB6" w:rsidR="005D4644" w:rsidRPr="005C318F" w:rsidRDefault="005D4644" w:rsidP="005D4644">
      <w:pPr>
        <w:pStyle w:val="ListParagraph"/>
        <w:numPr>
          <w:ilvl w:val="0"/>
          <w:numId w:val="32"/>
        </w:numPr>
        <w:rPr>
          <w:rFonts w:cs="Times New Roman"/>
        </w:rPr>
      </w:pPr>
      <w:r w:rsidRPr="005C318F">
        <w:rPr>
          <w:rFonts w:cs="Times New Roman"/>
        </w:rPr>
        <w:t>Phân tán và dự phòng:</w:t>
      </w:r>
    </w:p>
    <w:p w14:paraId="6FC57208" w14:textId="023DA465" w:rsidR="005D4644" w:rsidRPr="005C318F" w:rsidRDefault="005D4644" w:rsidP="005D4644">
      <w:pPr>
        <w:pStyle w:val="ListParagraph"/>
        <w:numPr>
          <w:ilvl w:val="1"/>
          <w:numId w:val="32"/>
        </w:numPr>
        <w:rPr>
          <w:rFonts w:cs="Times New Roman"/>
        </w:rPr>
      </w:pPr>
      <w:r w:rsidRPr="005C318F">
        <w:rPr>
          <w:rFonts w:cs="Times New Roman"/>
        </w:rPr>
        <w:t>Phân tán: Elasticsearch có thể được triển khai trên nhiều máy chủ và các phần tử dữ liệu được phân tán trên các nút (nodes) trong một cluster. Điều này giúp tối ưu hiệu suất và mở rộng khả năng xử lý.</w:t>
      </w:r>
    </w:p>
    <w:p w14:paraId="00C7A047" w14:textId="2640C9EA" w:rsidR="005D4644" w:rsidRPr="005C318F" w:rsidRDefault="005D4644" w:rsidP="005D4644">
      <w:pPr>
        <w:pStyle w:val="ListParagraph"/>
        <w:numPr>
          <w:ilvl w:val="1"/>
          <w:numId w:val="32"/>
        </w:numPr>
        <w:rPr>
          <w:rFonts w:cs="Times New Roman"/>
        </w:rPr>
      </w:pPr>
      <w:r w:rsidRPr="005C318F">
        <w:rPr>
          <w:rFonts w:cs="Times New Roman"/>
        </w:rPr>
        <w:t>Dự phòng (Replication): Elasticsearch hỗ trợ dự phòng dữ liệu để đảm bảo sự an toàn và sẵn sàng của hệ thống.</w:t>
      </w:r>
    </w:p>
    <w:p w14:paraId="5A8FB894" w14:textId="62C63DE7" w:rsidR="00254F6A" w:rsidRPr="005C318F" w:rsidRDefault="00254F6A" w:rsidP="00254F6A">
      <w:pPr>
        <w:pStyle w:val="ListParagraph"/>
        <w:numPr>
          <w:ilvl w:val="0"/>
          <w:numId w:val="32"/>
        </w:numPr>
        <w:rPr>
          <w:rFonts w:cs="Times New Roman"/>
        </w:rPr>
      </w:pPr>
      <w:r w:rsidRPr="005C318F">
        <w:rPr>
          <w:rFonts w:cs="Times New Roman"/>
        </w:rPr>
        <w:t>RESTful API: Elasticsearch sử dụng RESTful API cho việc tương tác với hệ thống. Điều này có nghĩa là bạn có thể sử dụng các phương thức HTTP như GET, POST, PUT, DELETE để tương tác với dữ liệu và thiết lập của Elasticsearch.</w:t>
      </w:r>
    </w:p>
    <w:p w14:paraId="19C2E1C5" w14:textId="7A48206C" w:rsidR="00254F6A" w:rsidRPr="005C318F" w:rsidRDefault="00254F6A" w:rsidP="00254F6A">
      <w:pPr>
        <w:pStyle w:val="ListParagraph"/>
        <w:numPr>
          <w:ilvl w:val="0"/>
          <w:numId w:val="32"/>
        </w:numPr>
        <w:rPr>
          <w:rFonts w:cs="Times New Roman"/>
        </w:rPr>
      </w:pPr>
      <w:r w:rsidRPr="005C318F">
        <w:rPr>
          <w:rFonts w:cs="Times New Roman"/>
        </w:rPr>
        <w:t>Xử lý văn bản và phân tích ngôn ngữ tự nhiên: Elasticsearch cung cấp các công cụ và phân tích văn bản mạnh mẽ, bao gồm việc tách từ (tokenization), đánh chỉ số (indexing), và phân tích ngôn ngữ tự nhiên (natural language processing). Điều này giúp tìm kiếm văn bản một cách linh hoạt và chính xác.</w:t>
      </w:r>
    </w:p>
    <w:p w14:paraId="24532BBA" w14:textId="539BF4E0" w:rsidR="00254F6A" w:rsidRPr="005C318F" w:rsidRDefault="00254F6A" w:rsidP="00254F6A">
      <w:pPr>
        <w:pStyle w:val="ListParagraph"/>
        <w:numPr>
          <w:ilvl w:val="0"/>
          <w:numId w:val="32"/>
        </w:numPr>
        <w:rPr>
          <w:rFonts w:cs="Times New Roman"/>
        </w:rPr>
      </w:pPr>
      <w:r w:rsidRPr="005C318F">
        <w:rPr>
          <w:rFonts w:cs="Times New Roman"/>
        </w:rPr>
        <w:t xml:space="preserve">Kết hợp logstash và kibana: </w:t>
      </w:r>
      <w:r w:rsidR="00106472" w:rsidRPr="005C318F">
        <w:rPr>
          <w:rFonts w:cs="Times New Roman"/>
        </w:rPr>
        <w:t>Elasticsearch thường được sử dụng cùng với Logstash (để xử lý và chuyển đổi dữ liệu từ các nguồn khác nhau) và Kibana (để hiển thị và tạo các biểu đồ từ dữ liệu) để tạo thành một stack ELK (Elasticsearch, Logstash, Kibana) giúp giám sát và phân tích dữ liệu một cách hiệu quả.</w:t>
      </w:r>
    </w:p>
    <w:p w14:paraId="658D2BED" w14:textId="14135A91" w:rsidR="00254F6A" w:rsidRPr="005C318F" w:rsidRDefault="00106472" w:rsidP="00254F6A">
      <w:pPr>
        <w:pStyle w:val="ListParagraph"/>
        <w:numPr>
          <w:ilvl w:val="0"/>
          <w:numId w:val="32"/>
        </w:numPr>
        <w:rPr>
          <w:rFonts w:cs="Times New Roman"/>
        </w:rPr>
      </w:pPr>
      <w:r w:rsidRPr="005C318F">
        <w:rPr>
          <w:rFonts w:cs="Times New Roman"/>
        </w:rPr>
        <w:t>Sử dụng trong nhiều ứng dụng: Elasticsearch được sử dụng rộng rãi trong nhiều ứng dụng, bao gồm tìm kiếm trên trang web, giám sát hệ thống, phân tích log, và nhiều ứng dụng khác đòi hỏi việc tìm kiếm và phân loại dữ liệu một cách nhanh chóng và linh hoạt.</w:t>
      </w:r>
    </w:p>
    <w:p w14:paraId="32226707" w14:textId="5DA1BF8F" w:rsidR="005D4644" w:rsidRPr="005C318F" w:rsidRDefault="00106472" w:rsidP="005D4644">
      <w:pPr>
        <w:rPr>
          <w:rFonts w:cs="Times New Roman"/>
        </w:rPr>
      </w:pPr>
      <w:r w:rsidRPr="005C318F">
        <w:rPr>
          <w:rFonts w:cs="Times New Roman"/>
        </w:rPr>
        <w:t xml:space="preserve">Elasticsearch được xây dựng với hiệu suất cao, có khả năng mở rộng linh hoạt, làm cho nó trở thành một giải pháp phổ biến cho việc tìm kiếm và phân loại dữ liệu trong các ứng dụng web và doanh nghiệp. </w:t>
      </w:r>
    </w:p>
    <w:p w14:paraId="2D36224B" w14:textId="77777777" w:rsidR="00D65BB8" w:rsidRPr="005C318F" w:rsidRDefault="00D65BB8" w:rsidP="005D4644">
      <w:pPr>
        <w:rPr>
          <w:rFonts w:cs="Times New Roman"/>
        </w:rPr>
      </w:pPr>
    </w:p>
    <w:p w14:paraId="436B8C34" w14:textId="77777777" w:rsidR="00C930F7" w:rsidRPr="005C318F" w:rsidRDefault="00C930F7" w:rsidP="005D4644">
      <w:pPr>
        <w:rPr>
          <w:rFonts w:cs="Times New Roman"/>
        </w:rPr>
      </w:pPr>
    </w:p>
    <w:p w14:paraId="25CBB06C" w14:textId="03D426AD" w:rsidR="00D65BB8" w:rsidRPr="005C318F" w:rsidRDefault="00D65BB8" w:rsidP="005D4644">
      <w:pPr>
        <w:rPr>
          <w:rFonts w:cs="Times New Roman"/>
        </w:rPr>
      </w:pPr>
    </w:p>
    <w:p w14:paraId="1EDD07D1" w14:textId="05BCBB21" w:rsidR="00481D90" w:rsidRPr="005C318F" w:rsidRDefault="00481D90" w:rsidP="00481D90">
      <w:pPr>
        <w:pStyle w:val="A3"/>
        <w:rPr>
          <w:rFonts w:cs="Times New Roman"/>
        </w:rPr>
      </w:pPr>
      <w:bookmarkStart w:id="185" w:name="_Toc150956543"/>
      <w:bookmarkStart w:id="186" w:name="_Toc152803455"/>
      <w:r w:rsidRPr="005C318F">
        <w:rPr>
          <w:rFonts w:cs="Times New Roman"/>
        </w:rPr>
        <w:lastRenderedPageBreak/>
        <w:t>Introduction</w:t>
      </w:r>
      <w:bookmarkEnd w:id="185"/>
      <w:bookmarkEnd w:id="186"/>
    </w:p>
    <w:p w14:paraId="53F43EAB" w14:textId="74AE50D7" w:rsidR="00D65BB8" w:rsidRPr="005C318F" w:rsidRDefault="00935320" w:rsidP="00481D90">
      <w:pPr>
        <w:pStyle w:val="A4"/>
        <w:rPr>
          <w:rFonts w:cs="Times New Roman"/>
        </w:rPr>
      </w:pPr>
      <w:r w:rsidRPr="005C318F">
        <w:rPr>
          <w:rFonts w:cs="Times New Roman"/>
        </w:rPr>
        <w:t>Basic Architecture</w:t>
      </w:r>
    </w:p>
    <w:p w14:paraId="64E17A2C" w14:textId="450F7F86" w:rsidR="00374416" w:rsidRPr="00911493" w:rsidRDefault="00374416" w:rsidP="00911493">
      <w:pPr>
        <w:rPr>
          <w:rFonts w:cs="Times New Roman"/>
          <w:noProof/>
        </w:rPr>
      </w:pPr>
      <w:r w:rsidRPr="00911493">
        <w:rPr>
          <w:rFonts w:cs="Times New Roman"/>
          <w:b/>
          <w:bCs/>
        </w:rPr>
        <w:t>Elasticsearch Cluster</w:t>
      </w:r>
      <w:r w:rsidR="00D04527" w:rsidRPr="00911493">
        <w:rPr>
          <w:rFonts w:cs="Times New Roman"/>
          <w:noProof/>
        </w:rPr>
        <w:t>:</w:t>
      </w:r>
      <w:r w:rsidRPr="00911493">
        <w:rPr>
          <w:rFonts w:cs="Times New Roman"/>
          <w:noProof/>
        </w:rPr>
        <w:t xml:space="preserve"> </w:t>
      </w:r>
    </w:p>
    <w:p w14:paraId="552A7855" w14:textId="3AD7C4E1" w:rsidR="00374416" w:rsidRPr="005C318F" w:rsidRDefault="00374416" w:rsidP="00374416">
      <w:pPr>
        <w:jc w:val="center"/>
        <w:rPr>
          <w:rFonts w:cs="Times New Roman"/>
        </w:rPr>
      </w:pPr>
      <w:r w:rsidRPr="005C318F">
        <w:rPr>
          <w:rFonts w:cs="Times New Roman"/>
          <w:noProof/>
        </w:rPr>
        <w:drawing>
          <wp:inline distT="0" distB="0" distL="0" distR="0" wp14:anchorId="02A8B133" wp14:editId="08A9CC76">
            <wp:extent cx="5972175" cy="3301365"/>
            <wp:effectExtent l="0" t="0" r="9525" b="0"/>
            <wp:docPr id="77980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03129" name=""/>
                    <pic:cNvPicPr/>
                  </pic:nvPicPr>
                  <pic:blipFill>
                    <a:blip r:embed="rId12"/>
                    <a:stretch>
                      <a:fillRect/>
                    </a:stretch>
                  </pic:blipFill>
                  <pic:spPr>
                    <a:xfrm>
                      <a:off x="0" y="0"/>
                      <a:ext cx="5972175" cy="3301365"/>
                    </a:xfrm>
                    <a:prstGeom prst="rect">
                      <a:avLst/>
                    </a:prstGeom>
                  </pic:spPr>
                </pic:pic>
              </a:graphicData>
            </a:graphic>
          </wp:inline>
        </w:drawing>
      </w:r>
    </w:p>
    <w:p w14:paraId="533297EF" w14:textId="6C1751CB" w:rsidR="00374416" w:rsidRPr="005C318F" w:rsidRDefault="00374416" w:rsidP="00374416">
      <w:pPr>
        <w:rPr>
          <w:rFonts w:cs="Times New Roman"/>
          <w:shd w:val="clear" w:color="auto" w:fill="FFFFFF"/>
        </w:rPr>
      </w:pPr>
      <w:r w:rsidRPr="005C318F">
        <w:rPr>
          <w:rFonts w:cs="Times New Roman"/>
        </w:rPr>
        <w:br/>
      </w:r>
      <w:r w:rsidRPr="005C318F">
        <w:rPr>
          <w:rFonts w:cs="Times New Roman"/>
          <w:shd w:val="clear" w:color="auto" w:fill="FFFFFF"/>
        </w:rPr>
        <w:t>Elasticsearch Cluster là một nhóm các node Elasticsearch được kết nối với nhau thành một hệ thống thống nhất. Các node trong cluster có thể thực hiện các tác vụ như lưu trữ dữ liệu, lập chỉ mục, tìm kiếm, phân tích,</w:t>
      </w:r>
      <w:r w:rsidR="00A55582" w:rsidRPr="005C318F">
        <w:rPr>
          <w:rFonts w:cs="Times New Roman"/>
          <w:shd w:val="clear" w:color="auto" w:fill="FFFFFF"/>
        </w:rPr>
        <w:t>…</w:t>
      </w:r>
    </w:p>
    <w:p w14:paraId="32ECA590" w14:textId="3B985CAE" w:rsidR="00BC7D6B" w:rsidRPr="005C318F" w:rsidRDefault="00A55582" w:rsidP="00374416">
      <w:pPr>
        <w:rPr>
          <w:rFonts w:cs="Times New Roman"/>
          <w:shd w:val="clear" w:color="auto" w:fill="FFFFFF"/>
        </w:rPr>
      </w:pPr>
      <w:r w:rsidRPr="005C318F">
        <w:rPr>
          <w:rFonts w:cs="Times New Roman"/>
          <w:shd w:val="clear" w:color="auto" w:fill="FFFFFF"/>
        </w:rPr>
        <w:t>Node trong Cluster được kết nối với nhau và mỗi node sẽ chứa một phần dữ liệu của cluster</w:t>
      </w:r>
      <w:r w:rsidR="00BC7D6B" w:rsidRPr="005C318F">
        <w:rPr>
          <w:rFonts w:cs="Times New Roman"/>
          <w:shd w:val="clear" w:color="auto" w:fill="FFFFFF"/>
        </w:rPr>
        <w:t>. Các node tham gia vào quá trình tìm kiếm và tạo index.</w:t>
      </w:r>
    </w:p>
    <w:p w14:paraId="0055A168" w14:textId="77777777" w:rsidR="009E53EE" w:rsidRPr="005C318F" w:rsidRDefault="009E53EE" w:rsidP="009E53EE">
      <w:pPr>
        <w:rPr>
          <w:rFonts w:cs="Times New Roman"/>
        </w:rPr>
      </w:pPr>
      <w:r w:rsidRPr="005C318F">
        <w:rPr>
          <w:rFonts w:cs="Times New Roman"/>
        </w:rPr>
        <w:t>Elasticsearch Cluster có nhiều lợi ích, bao gồm:</w:t>
      </w:r>
    </w:p>
    <w:p w14:paraId="701DCEDF" w14:textId="77777777" w:rsidR="009E53EE" w:rsidRPr="005C318F" w:rsidRDefault="009E53EE" w:rsidP="009E53EE">
      <w:pPr>
        <w:pStyle w:val="ListParagraph"/>
        <w:numPr>
          <w:ilvl w:val="0"/>
          <w:numId w:val="32"/>
        </w:numPr>
        <w:rPr>
          <w:rFonts w:cs="Times New Roman"/>
        </w:rPr>
      </w:pPr>
      <w:r w:rsidRPr="005C318F">
        <w:rPr>
          <w:rFonts w:cs="Times New Roman"/>
        </w:rPr>
        <w:t>Sự phân tán: Các node trong cluster được phân tán để xử lý dữ liệu, giúp tăng tốc độ và hiệu suất của các tác vụ.</w:t>
      </w:r>
    </w:p>
    <w:p w14:paraId="429634C7" w14:textId="77777777" w:rsidR="009E53EE" w:rsidRPr="005C318F" w:rsidRDefault="009E53EE" w:rsidP="009E53EE">
      <w:pPr>
        <w:pStyle w:val="ListParagraph"/>
        <w:numPr>
          <w:ilvl w:val="0"/>
          <w:numId w:val="32"/>
        </w:numPr>
        <w:rPr>
          <w:rFonts w:cs="Times New Roman"/>
        </w:rPr>
      </w:pPr>
      <w:r w:rsidRPr="005C318F">
        <w:rPr>
          <w:rFonts w:cs="Times New Roman"/>
        </w:rPr>
        <w:t>Khả năng mở rộng: Cluster có thể được mở rộng bằng cách thêm các node mới, giúp đáp ứng nhu cầu lưu trữ và xử lý dữ liệu ngày càng tăng.</w:t>
      </w:r>
    </w:p>
    <w:p w14:paraId="17739096" w14:textId="77777777" w:rsidR="009E53EE" w:rsidRPr="005C318F" w:rsidRDefault="009E53EE" w:rsidP="009E53EE">
      <w:pPr>
        <w:pStyle w:val="ListParagraph"/>
        <w:numPr>
          <w:ilvl w:val="0"/>
          <w:numId w:val="32"/>
        </w:numPr>
        <w:rPr>
          <w:rFonts w:cs="Times New Roman"/>
        </w:rPr>
      </w:pPr>
      <w:r w:rsidRPr="005C318F">
        <w:rPr>
          <w:rFonts w:cs="Times New Roman"/>
        </w:rPr>
        <w:t>Khả năng phục hồi: Cluster có khả năng phục hồi trong trường hợp một node bị lỗi, giúp đảm bảo tính sẵn sàng của dữ liệu.</w:t>
      </w:r>
    </w:p>
    <w:p w14:paraId="1D311DEC" w14:textId="77777777" w:rsidR="009E53EE" w:rsidRPr="005C318F" w:rsidRDefault="009E53EE" w:rsidP="00374416">
      <w:pPr>
        <w:rPr>
          <w:rFonts w:cs="Times New Roman"/>
          <w:shd w:val="clear" w:color="auto" w:fill="FFFFFF"/>
        </w:rPr>
      </w:pPr>
    </w:p>
    <w:p w14:paraId="47BB6CF0" w14:textId="1194EE48" w:rsidR="009E53EE" w:rsidRPr="00911493" w:rsidRDefault="009E53EE" w:rsidP="00911493">
      <w:pPr>
        <w:rPr>
          <w:rFonts w:cs="Times New Roman"/>
          <w:b/>
          <w:bCs/>
          <w:shd w:val="clear" w:color="auto" w:fill="FFFFFF"/>
        </w:rPr>
      </w:pPr>
      <w:r w:rsidRPr="00911493">
        <w:rPr>
          <w:rFonts w:cs="Times New Roman"/>
          <w:b/>
          <w:bCs/>
          <w:shd w:val="clear" w:color="auto" w:fill="FFFFFF"/>
        </w:rPr>
        <w:lastRenderedPageBreak/>
        <w:t>Node</w:t>
      </w:r>
      <w:r w:rsidR="00D04527" w:rsidRPr="00911493">
        <w:rPr>
          <w:rFonts w:cs="Times New Roman"/>
          <w:b/>
          <w:bCs/>
          <w:shd w:val="clear" w:color="auto" w:fill="FFFFFF"/>
        </w:rPr>
        <w:t>:</w:t>
      </w:r>
    </w:p>
    <w:p w14:paraId="5A821CD5" w14:textId="77777777" w:rsidR="00BC7D6B" w:rsidRPr="005C318F" w:rsidRDefault="00BC7D6B" w:rsidP="00BC7D6B">
      <w:pPr>
        <w:rPr>
          <w:rFonts w:cs="Times New Roman"/>
        </w:rPr>
      </w:pPr>
      <w:r w:rsidRPr="005C318F">
        <w:rPr>
          <w:rFonts w:cs="Times New Roman"/>
        </w:rPr>
        <w:t>Các node trong Elasticsearch Cluster có thể được phân chia thành các loại sau:</w:t>
      </w:r>
    </w:p>
    <w:p w14:paraId="14E01B69" w14:textId="77777777" w:rsidR="00BC7D6B" w:rsidRPr="005C318F" w:rsidRDefault="00BC7D6B" w:rsidP="00BC7D6B">
      <w:pPr>
        <w:pStyle w:val="ListParagraph"/>
        <w:numPr>
          <w:ilvl w:val="0"/>
          <w:numId w:val="32"/>
        </w:numPr>
        <w:rPr>
          <w:rFonts w:cs="Times New Roman"/>
        </w:rPr>
      </w:pPr>
      <w:r w:rsidRPr="005C318F">
        <w:rPr>
          <w:rFonts w:cs="Times New Roman"/>
          <w:b/>
          <w:bCs/>
        </w:rPr>
        <w:t>Data node</w:t>
      </w:r>
      <w:r w:rsidRPr="005C318F">
        <w:rPr>
          <w:rFonts w:cs="Times New Roman"/>
        </w:rPr>
        <w:t>: Data node là các node lưu trữ dữ liệu.</w:t>
      </w:r>
    </w:p>
    <w:p w14:paraId="1F7E3392" w14:textId="77777777" w:rsidR="00BC7D6B" w:rsidRPr="005C318F" w:rsidRDefault="00BC7D6B" w:rsidP="00BC7D6B">
      <w:pPr>
        <w:pStyle w:val="ListParagraph"/>
        <w:numPr>
          <w:ilvl w:val="0"/>
          <w:numId w:val="32"/>
        </w:numPr>
        <w:rPr>
          <w:rFonts w:cs="Times New Roman"/>
        </w:rPr>
      </w:pPr>
      <w:r w:rsidRPr="005C318F">
        <w:rPr>
          <w:rFonts w:cs="Times New Roman"/>
          <w:b/>
          <w:bCs/>
        </w:rPr>
        <w:t>Master node</w:t>
      </w:r>
      <w:r w:rsidRPr="005C318F">
        <w:rPr>
          <w:rFonts w:cs="Times New Roman"/>
        </w:rPr>
        <w:t>: Master node là các node chịu trách nhiệm quản lý cluster, bao gồm việc phân bổ các shard cho các node khác.</w:t>
      </w:r>
    </w:p>
    <w:p w14:paraId="52E7CC79" w14:textId="77777777" w:rsidR="00BC7D6B" w:rsidRPr="005C318F" w:rsidRDefault="00BC7D6B" w:rsidP="00BC7D6B">
      <w:pPr>
        <w:pStyle w:val="ListParagraph"/>
        <w:numPr>
          <w:ilvl w:val="0"/>
          <w:numId w:val="32"/>
        </w:numPr>
        <w:rPr>
          <w:rFonts w:cs="Times New Roman"/>
        </w:rPr>
      </w:pPr>
      <w:r w:rsidRPr="005C318F">
        <w:rPr>
          <w:rFonts w:cs="Times New Roman"/>
          <w:b/>
          <w:bCs/>
        </w:rPr>
        <w:t>Ingest node</w:t>
      </w:r>
      <w:r w:rsidRPr="005C318F">
        <w:rPr>
          <w:rFonts w:cs="Times New Roman"/>
        </w:rPr>
        <w:t>: Ingest node là các node chịu trách nhiệm xử lý dữ liệu trước khi lưu trữ.</w:t>
      </w:r>
    </w:p>
    <w:p w14:paraId="5BA6EB5C" w14:textId="3B36AFBC" w:rsidR="00BC7D6B" w:rsidRPr="005C318F" w:rsidRDefault="00BC7D6B" w:rsidP="00374416">
      <w:pPr>
        <w:pStyle w:val="ListParagraph"/>
        <w:numPr>
          <w:ilvl w:val="0"/>
          <w:numId w:val="32"/>
        </w:numPr>
        <w:rPr>
          <w:rFonts w:cs="Times New Roman"/>
        </w:rPr>
      </w:pPr>
      <w:r w:rsidRPr="005C318F">
        <w:rPr>
          <w:rFonts w:cs="Times New Roman"/>
          <w:b/>
          <w:bCs/>
        </w:rPr>
        <w:t>Coordinating node</w:t>
      </w:r>
      <w:r w:rsidRPr="005C318F">
        <w:rPr>
          <w:rFonts w:cs="Times New Roman"/>
        </w:rPr>
        <w:t>: Coordinating node là các node chịu trách nhiệm phối hợp các tác vụ giữa các node khác</w:t>
      </w:r>
      <w:r w:rsidR="00D04527" w:rsidRPr="005C318F">
        <w:rPr>
          <w:rFonts w:cs="Times New Roman"/>
        </w:rPr>
        <w:t>, làm nhiệm vụ tương tự với loadbalancer.</w:t>
      </w:r>
    </w:p>
    <w:p w14:paraId="3CF8EEAC" w14:textId="5F202B05" w:rsidR="00BC7D6B" w:rsidRPr="005C318F" w:rsidRDefault="009E53EE" w:rsidP="00BC7D6B">
      <w:pPr>
        <w:rPr>
          <w:rFonts w:cs="Times New Roman"/>
        </w:rPr>
      </w:pPr>
      <w:r w:rsidRPr="005C318F">
        <w:rPr>
          <w:rFonts w:cs="Times New Roman"/>
        </w:rPr>
        <w:t>Trong Elasticsearch sẽ sử dụng các cổng sau:</w:t>
      </w:r>
    </w:p>
    <w:p w14:paraId="7DD51CC3" w14:textId="68B95E42" w:rsidR="009E53EE" w:rsidRPr="005C318F" w:rsidRDefault="009E53EE" w:rsidP="009E53EE">
      <w:pPr>
        <w:pStyle w:val="ListParagraph"/>
        <w:numPr>
          <w:ilvl w:val="0"/>
          <w:numId w:val="32"/>
        </w:numPr>
        <w:rPr>
          <w:rFonts w:cs="Times New Roman"/>
        </w:rPr>
      </w:pPr>
      <w:r w:rsidRPr="005C318F">
        <w:rPr>
          <w:rFonts w:cs="Times New Roman"/>
        </w:rPr>
        <w:t xml:space="preserve">Port 9200: được dùng để lọc các request từ bên ngoài cluster, quá trình này thông qua REST API để truy vấn… </w:t>
      </w:r>
    </w:p>
    <w:p w14:paraId="74D0C8AE" w14:textId="375FAA84" w:rsidR="009E53EE" w:rsidRPr="005C318F" w:rsidRDefault="009E53EE" w:rsidP="009E53EE">
      <w:pPr>
        <w:pStyle w:val="ListParagraph"/>
        <w:numPr>
          <w:ilvl w:val="0"/>
          <w:numId w:val="32"/>
        </w:numPr>
        <w:rPr>
          <w:rFonts w:cs="Times New Roman"/>
        </w:rPr>
      </w:pPr>
      <w:r w:rsidRPr="005C318F">
        <w:rPr>
          <w:rFonts w:cs="Times New Roman"/>
        </w:rPr>
        <w:t>Port 9300: được sử dụng cho giao tiêp giữa các node trong cluster.</w:t>
      </w:r>
    </w:p>
    <w:p w14:paraId="6C2BFFAE" w14:textId="45A596E1" w:rsidR="00A55582" w:rsidRPr="005C318F" w:rsidRDefault="00981FBD" w:rsidP="00981FBD">
      <w:pPr>
        <w:jc w:val="center"/>
        <w:rPr>
          <w:rFonts w:cs="Times New Roman"/>
          <w:shd w:val="clear" w:color="auto" w:fill="FFFFFF"/>
        </w:rPr>
      </w:pPr>
      <w:r w:rsidRPr="005C318F">
        <w:rPr>
          <w:rFonts w:cs="Times New Roman"/>
          <w:noProof/>
          <w:shd w:val="clear" w:color="auto" w:fill="FFFFFF"/>
        </w:rPr>
        <w:drawing>
          <wp:inline distT="0" distB="0" distL="0" distR="0" wp14:anchorId="7C9A132C" wp14:editId="3DDE6C3B">
            <wp:extent cx="5468113" cy="2962688"/>
            <wp:effectExtent l="0" t="0" r="0" b="9525"/>
            <wp:docPr id="29403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37120" name=""/>
                    <pic:cNvPicPr/>
                  </pic:nvPicPr>
                  <pic:blipFill>
                    <a:blip r:embed="rId13"/>
                    <a:stretch>
                      <a:fillRect/>
                    </a:stretch>
                  </pic:blipFill>
                  <pic:spPr>
                    <a:xfrm>
                      <a:off x="0" y="0"/>
                      <a:ext cx="5468113" cy="2962688"/>
                    </a:xfrm>
                    <a:prstGeom prst="rect">
                      <a:avLst/>
                    </a:prstGeom>
                  </pic:spPr>
                </pic:pic>
              </a:graphicData>
            </a:graphic>
          </wp:inline>
        </w:drawing>
      </w:r>
    </w:p>
    <w:p w14:paraId="47E2742A" w14:textId="0E7E285F" w:rsidR="00374416" w:rsidRPr="00911493" w:rsidRDefault="00D04527" w:rsidP="00911493">
      <w:pPr>
        <w:rPr>
          <w:rFonts w:cs="Times New Roman"/>
        </w:rPr>
      </w:pPr>
      <w:r w:rsidRPr="00911493">
        <w:rPr>
          <w:rFonts w:cs="Times New Roman"/>
          <w:b/>
          <w:bCs/>
        </w:rPr>
        <w:t>Shard</w:t>
      </w:r>
    </w:p>
    <w:p w14:paraId="52CE16C4" w14:textId="63C779FC" w:rsidR="00D04527" w:rsidRPr="005C318F" w:rsidRDefault="000A1992" w:rsidP="00D04527">
      <w:pPr>
        <w:rPr>
          <w:rFonts w:cs="Times New Roman"/>
        </w:rPr>
      </w:pPr>
      <w:r w:rsidRPr="005C318F">
        <w:rPr>
          <w:rFonts w:cs="Times New Roman"/>
        </w:rPr>
        <w:t xml:space="preserve">Elasticsearch có khả năng mở rộng cao nhờ </w:t>
      </w:r>
      <w:r w:rsidR="002D7DD4" w:rsidRPr="005C318F">
        <w:rPr>
          <w:rFonts w:cs="Times New Roman"/>
        </w:rPr>
        <w:t>cấu trúc phân tán của nó. Một trong những lý do cho điều này là sharding.</w:t>
      </w:r>
    </w:p>
    <w:p w14:paraId="087ED8CD" w14:textId="054FEC32" w:rsidR="002D7DD4" w:rsidRPr="005C318F" w:rsidRDefault="002D7DD4" w:rsidP="002D7DD4">
      <w:pPr>
        <w:jc w:val="center"/>
        <w:rPr>
          <w:rFonts w:cs="Times New Roman"/>
        </w:rPr>
      </w:pPr>
      <w:r w:rsidRPr="005C318F">
        <w:rPr>
          <w:rFonts w:cs="Times New Roman"/>
          <w:noProof/>
        </w:rPr>
        <w:lastRenderedPageBreak/>
        <w:drawing>
          <wp:inline distT="0" distB="0" distL="0" distR="0" wp14:anchorId="6624E4B9" wp14:editId="30676DA4">
            <wp:extent cx="3617264" cy="2082775"/>
            <wp:effectExtent l="0" t="0" r="2540" b="0"/>
            <wp:docPr id="1962152702" name="Picture 1" descr="Understanding Sharding in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Sharding in Elasticsear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0907" cy="2090630"/>
                    </a:xfrm>
                    <a:prstGeom prst="rect">
                      <a:avLst/>
                    </a:prstGeom>
                    <a:noFill/>
                    <a:ln>
                      <a:noFill/>
                    </a:ln>
                  </pic:spPr>
                </pic:pic>
              </a:graphicData>
            </a:graphic>
          </wp:inline>
        </w:drawing>
      </w:r>
    </w:p>
    <w:p w14:paraId="2D6B6786" w14:textId="01BAAFB1" w:rsidR="002D7DD4" w:rsidRPr="005C318F" w:rsidRDefault="002D7DD4" w:rsidP="002D7DD4">
      <w:pPr>
        <w:rPr>
          <w:rFonts w:cs="Times New Roman"/>
          <w:shd w:val="clear" w:color="auto" w:fill="FFFFFF"/>
        </w:rPr>
      </w:pPr>
      <w:r w:rsidRPr="005C318F">
        <w:rPr>
          <w:rFonts w:cs="Times New Roman"/>
          <w:shd w:val="clear" w:color="auto" w:fill="FFFFFF"/>
        </w:rPr>
        <w:t>Khi kích thước của một index vượt quá giới hạn phần cứng của một nút duy nhất, sharding sẽ xuất hiện để giải quyết vấn đề này. Một shard sẽ chứa một tập hợp con dữ liệu của index và tự nó có đầy đủ chức năng và độc lập. Bạn có thể coi một shard như một "index độc lập".</w:t>
      </w:r>
    </w:p>
    <w:p w14:paraId="0C4B812B" w14:textId="3C14DA46" w:rsidR="002D7DD4" w:rsidRPr="005C318F" w:rsidRDefault="002D7DD4" w:rsidP="002D7DD4">
      <w:pPr>
        <w:jc w:val="center"/>
        <w:rPr>
          <w:rFonts w:cs="Times New Roman"/>
        </w:rPr>
      </w:pPr>
      <w:r w:rsidRPr="005C318F">
        <w:rPr>
          <w:rFonts w:cs="Times New Roman"/>
          <w:noProof/>
        </w:rPr>
        <w:drawing>
          <wp:inline distT="0" distB="0" distL="0" distR="0" wp14:anchorId="3E865361" wp14:editId="54151EFF">
            <wp:extent cx="2711395" cy="2649634"/>
            <wp:effectExtent l="0" t="0" r="0" b="0"/>
            <wp:docPr id="1829332833" name="Picture 2" descr="Understanding Sharding in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Sharding in Elasticsear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1030" cy="2668822"/>
                    </a:xfrm>
                    <a:prstGeom prst="rect">
                      <a:avLst/>
                    </a:prstGeom>
                    <a:noFill/>
                    <a:ln>
                      <a:noFill/>
                    </a:ln>
                  </pic:spPr>
                </pic:pic>
              </a:graphicData>
            </a:graphic>
          </wp:inline>
        </w:drawing>
      </w:r>
    </w:p>
    <w:p w14:paraId="1269CA3C" w14:textId="17B9FAE5" w:rsidR="002D7DD4" w:rsidRPr="005C318F" w:rsidRDefault="002D7DD4" w:rsidP="002D7DD4">
      <w:pPr>
        <w:rPr>
          <w:rFonts w:cs="Times New Roman"/>
          <w:i/>
          <w:iCs/>
        </w:rPr>
      </w:pPr>
      <w:r w:rsidRPr="005C318F">
        <w:rPr>
          <w:rFonts w:cs="Times New Roman"/>
        </w:rPr>
        <w:t xml:space="preserve">Giá trị “routing”sẽ được tính bằng ID của một documents. </w:t>
      </w:r>
      <w:r w:rsidR="00CD66DA" w:rsidRPr="005C318F">
        <w:rPr>
          <w:rFonts w:cs="Times New Roman"/>
        </w:rPr>
        <w:t xml:space="preserve">Giá trị của shard được tính bằng công thức: </w:t>
      </w:r>
      <w:r w:rsidR="00CD66DA" w:rsidRPr="005C318F">
        <w:rPr>
          <w:rFonts w:cs="Times New Roman"/>
          <w:i/>
          <w:iCs/>
        </w:rPr>
        <w:t>hash(routing) % total_primary_shard</w:t>
      </w:r>
    </w:p>
    <w:p w14:paraId="08733D3A" w14:textId="3783546F" w:rsidR="002D7DD4" w:rsidRPr="005C318F" w:rsidRDefault="002D7DD4" w:rsidP="002D7DD4">
      <w:pPr>
        <w:jc w:val="center"/>
        <w:rPr>
          <w:rFonts w:cs="Times New Roman"/>
        </w:rPr>
      </w:pPr>
      <w:r w:rsidRPr="005C318F">
        <w:rPr>
          <w:rFonts w:cs="Times New Roman"/>
          <w:noProof/>
        </w:rPr>
        <w:lastRenderedPageBreak/>
        <w:drawing>
          <wp:inline distT="0" distB="0" distL="0" distR="0" wp14:anchorId="614174A8" wp14:editId="5EE7B676">
            <wp:extent cx="3299791" cy="2780526"/>
            <wp:effectExtent l="0" t="0" r="0" b="0"/>
            <wp:docPr id="420630714" name="Picture 4" descr="Understanding Sharding in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erstanding Sharding in Elasticsearc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1314" cy="2798662"/>
                    </a:xfrm>
                    <a:prstGeom prst="rect">
                      <a:avLst/>
                    </a:prstGeom>
                    <a:noFill/>
                    <a:ln>
                      <a:noFill/>
                    </a:ln>
                  </pic:spPr>
                </pic:pic>
              </a:graphicData>
            </a:graphic>
          </wp:inline>
        </w:drawing>
      </w:r>
    </w:p>
    <w:p w14:paraId="30F4EB75" w14:textId="7874B1BF" w:rsidR="002D7DD4" w:rsidRPr="005C318F" w:rsidRDefault="00CD66DA" w:rsidP="002D7DD4">
      <w:pPr>
        <w:rPr>
          <w:rFonts w:cs="Times New Roman"/>
        </w:rPr>
      </w:pPr>
      <w:r w:rsidRPr="005C318F">
        <w:rPr>
          <w:rFonts w:cs="Times New Roman"/>
        </w:rPr>
        <w:t>Khi thực hiện truy vấn nếu không tìm kiếm được một tài liệu nào thì truy vấn sẽ được phát đến tất cả các shard</w:t>
      </w:r>
    </w:p>
    <w:p w14:paraId="0DDFC389" w14:textId="375C889D" w:rsidR="00CD66DA" w:rsidRPr="005C318F" w:rsidRDefault="00CD66DA" w:rsidP="002D7DD4">
      <w:pPr>
        <w:rPr>
          <w:rFonts w:cs="Times New Roman"/>
        </w:rPr>
      </w:pPr>
      <w:r w:rsidRPr="005C318F">
        <w:rPr>
          <w:rFonts w:cs="Times New Roman"/>
        </w:rPr>
        <w:t xml:space="preserve">Để đảm bảo cho việc backup tránh mất dữ liệu thì shard cũng được chi thành 2 loại là: </w:t>
      </w:r>
      <w:r w:rsidRPr="005C318F">
        <w:rPr>
          <w:rFonts w:cs="Times New Roman"/>
          <w:b/>
          <w:bCs/>
        </w:rPr>
        <w:t xml:space="preserve">primary shard </w:t>
      </w:r>
      <w:r w:rsidRPr="005C318F">
        <w:rPr>
          <w:rFonts w:cs="Times New Roman"/>
        </w:rPr>
        <w:t xml:space="preserve">và </w:t>
      </w:r>
      <w:r w:rsidRPr="005C318F">
        <w:rPr>
          <w:rFonts w:cs="Times New Roman"/>
          <w:b/>
          <w:bCs/>
        </w:rPr>
        <w:t>replica shard</w:t>
      </w:r>
      <w:r w:rsidRPr="005C318F">
        <w:rPr>
          <w:rFonts w:cs="Times New Roman"/>
        </w:rPr>
        <w:t>. Với replica shard đóng vai trò backup cho primary shard.</w:t>
      </w:r>
    </w:p>
    <w:p w14:paraId="715AB713" w14:textId="27D8475D" w:rsidR="00BF2EEF" w:rsidRPr="005C318F" w:rsidRDefault="00BF2EEF" w:rsidP="002D7DD4">
      <w:pPr>
        <w:rPr>
          <w:rFonts w:cs="Times New Roman"/>
        </w:rPr>
      </w:pPr>
      <w:r w:rsidRPr="005C318F">
        <w:rPr>
          <w:rFonts w:cs="Times New Roman"/>
        </w:rPr>
        <w:t>Việc replication cũng giúp cho giảm thông lượng truy vấn tới chỉ một node, tăng tính sẵn sàng của cluster.</w:t>
      </w:r>
    </w:p>
    <w:p w14:paraId="5E450DB5" w14:textId="6014771B" w:rsidR="00CD66DA" w:rsidRPr="005C318F" w:rsidRDefault="00CD66DA" w:rsidP="00CD66DA">
      <w:pPr>
        <w:jc w:val="center"/>
        <w:rPr>
          <w:rFonts w:cs="Times New Roman"/>
        </w:rPr>
      </w:pPr>
      <w:r w:rsidRPr="005C318F">
        <w:rPr>
          <w:rFonts w:cs="Times New Roman"/>
          <w:noProof/>
        </w:rPr>
        <w:drawing>
          <wp:inline distT="0" distB="0" distL="0" distR="0" wp14:anchorId="2C354D1C" wp14:editId="2F3C8037">
            <wp:extent cx="3922031" cy="3196424"/>
            <wp:effectExtent l="0" t="0" r="0" b="0"/>
            <wp:docPr id="92542293" name="Picture 5" descr="Understanding Replication in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erstanding Replication in Elasticsearc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58858" cy="3226437"/>
                    </a:xfrm>
                    <a:prstGeom prst="rect">
                      <a:avLst/>
                    </a:prstGeom>
                    <a:noFill/>
                    <a:ln>
                      <a:noFill/>
                    </a:ln>
                  </pic:spPr>
                </pic:pic>
              </a:graphicData>
            </a:graphic>
          </wp:inline>
        </w:drawing>
      </w:r>
    </w:p>
    <w:p w14:paraId="02031301" w14:textId="04219894" w:rsidR="00CD66DA" w:rsidRPr="005C318F" w:rsidRDefault="00CD66DA" w:rsidP="00CD66DA">
      <w:pPr>
        <w:rPr>
          <w:rFonts w:cs="Times New Roman"/>
        </w:rPr>
      </w:pPr>
      <w:r w:rsidRPr="005C318F">
        <w:rPr>
          <w:rFonts w:cs="Times New Roman"/>
        </w:rPr>
        <w:lastRenderedPageBreak/>
        <w:t>Mặc dù SQL và Elasticsearch có các thuật ngữ khác nhau về cách tổ chức dữ liệu nhưng về cơ bản thì mục đích của chúng sẽ giống nhau:</w:t>
      </w:r>
    </w:p>
    <w:p w14:paraId="1A3B749E" w14:textId="20A31F4B" w:rsidR="00CD66DA" w:rsidRPr="005C318F" w:rsidRDefault="00CD66DA" w:rsidP="00CD66DA">
      <w:pPr>
        <w:jc w:val="center"/>
        <w:rPr>
          <w:rFonts w:cs="Times New Roman"/>
        </w:rPr>
      </w:pPr>
      <w:r w:rsidRPr="005C318F">
        <w:rPr>
          <w:rFonts w:cs="Times New Roman"/>
          <w:noProof/>
        </w:rPr>
        <w:drawing>
          <wp:inline distT="0" distB="0" distL="0" distR="0" wp14:anchorId="2047FFBD" wp14:editId="13EC2371">
            <wp:extent cx="3081461" cy="1564994"/>
            <wp:effectExtent l="0" t="0" r="5080" b="0"/>
            <wp:docPr id="146058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82199" name=""/>
                    <pic:cNvPicPr/>
                  </pic:nvPicPr>
                  <pic:blipFill>
                    <a:blip r:embed="rId18"/>
                    <a:stretch>
                      <a:fillRect/>
                    </a:stretch>
                  </pic:blipFill>
                  <pic:spPr>
                    <a:xfrm>
                      <a:off x="0" y="0"/>
                      <a:ext cx="3091391" cy="1570037"/>
                    </a:xfrm>
                    <a:prstGeom prst="rect">
                      <a:avLst/>
                    </a:prstGeom>
                  </pic:spPr>
                </pic:pic>
              </a:graphicData>
            </a:graphic>
          </wp:inline>
        </w:drawing>
      </w:r>
    </w:p>
    <w:p w14:paraId="3364E45B" w14:textId="14FC36D3" w:rsidR="00BF2EEF" w:rsidRPr="00911493" w:rsidRDefault="00BF2EEF" w:rsidP="00911493">
      <w:pPr>
        <w:rPr>
          <w:rFonts w:cs="Times New Roman"/>
        </w:rPr>
      </w:pPr>
      <w:r w:rsidRPr="00911493">
        <w:rPr>
          <w:rFonts w:cs="Times New Roman"/>
        </w:rPr>
        <w:t>Kiểm tra trạng thái của cluster:</w:t>
      </w:r>
    </w:p>
    <w:p w14:paraId="42871FE2" w14:textId="117CE2A3" w:rsidR="00DD46F5" w:rsidRPr="005C318F" w:rsidRDefault="00BF2EEF" w:rsidP="00AE3AAF">
      <w:pPr>
        <w:jc w:val="center"/>
        <w:rPr>
          <w:rFonts w:cs="Times New Roman"/>
        </w:rPr>
      </w:pPr>
      <w:r w:rsidRPr="005C318F">
        <w:rPr>
          <w:rFonts w:cs="Times New Roman"/>
          <w:noProof/>
        </w:rPr>
        <w:drawing>
          <wp:inline distT="0" distB="0" distL="0" distR="0" wp14:anchorId="6A14120E" wp14:editId="5C8A1543">
            <wp:extent cx="5351228" cy="3391884"/>
            <wp:effectExtent l="0" t="0" r="1905" b="0"/>
            <wp:docPr id="39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201" name=""/>
                    <pic:cNvPicPr/>
                  </pic:nvPicPr>
                  <pic:blipFill>
                    <a:blip r:embed="rId19"/>
                    <a:stretch>
                      <a:fillRect/>
                    </a:stretch>
                  </pic:blipFill>
                  <pic:spPr>
                    <a:xfrm>
                      <a:off x="0" y="0"/>
                      <a:ext cx="5378455" cy="3409142"/>
                    </a:xfrm>
                    <a:prstGeom prst="rect">
                      <a:avLst/>
                    </a:prstGeom>
                  </pic:spPr>
                </pic:pic>
              </a:graphicData>
            </a:graphic>
          </wp:inline>
        </w:drawing>
      </w:r>
    </w:p>
    <w:p w14:paraId="6C5D1E3A" w14:textId="77777777" w:rsidR="00481D90" w:rsidRPr="005C318F" w:rsidRDefault="00481D90" w:rsidP="004E328E">
      <w:pPr>
        <w:jc w:val="left"/>
        <w:rPr>
          <w:rFonts w:cs="Times New Roman"/>
        </w:rPr>
      </w:pPr>
    </w:p>
    <w:p w14:paraId="58FA8D4E" w14:textId="792EFE06" w:rsidR="00481D90" w:rsidRPr="005C318F" w:rsidRDefault="00481D90" w:rsidP="00481D90">
      <w:pPr>
        <w:pStyle w:val="A4"/>
        <w:rPr>
          <w:rFonts w:cs="Times New Roman"/>
        </w:rPr>
      </w:pPr>
      <w:r w:rsidRPr="005C318F">
        <w:rPr>
          <w:rFonts w:cs="Times New Roman"/>
          <w:lang w:val="en-US"/>
        </w:rPr>
        <w:t>Quản lý Document</w:t>
      </w:r>
    </w:p>
    <w:p w14:paraId="6D547326" w14:textId="4DCF705E" w:rsidR="009C369A" w:rsidRPr="005C318F" w:rsidRDefault="009C369A" w:rsidP="009C369A">
      <w:pPr>
        <w:rPr>
          <w:rFonts w:cs="Times New Roman"/>
        </w:rPr>
      </w:pPr>
      <w:r w:rsidRPr="005C318F">
        <w:rPr>
          <w:rFonts w:cs="Times New Roman"/>
        </w:rPr>
        <w:t>API trong Elasticsearch là giao diện lập trình ứng dụng (Application Programming Interface) mà Elasticsearch cung cấp để tương tác với dữ liệu và chức năng của hệ thống</w:t>
      </w:r>
    </w:p>
    <w:p w14:paraId="575BAD12" w14:textId="2A3EAA91" w:rsidR="00481D90" w:rsidRPr="005C318F" w:rsidRDefault="009C369A" w:rsidP="00481D90">
      <w:pPr>
        <w:rPr>
          <w:rFonts w:cs="Times New Roman"/>
        </w:rPr>
      </w:pPr>
      <w:r w:rsidRPr="005C318F">
        <w:rPr>
          <w:rFonts w:cs="Times New Roman"/>
        </w:rPr>
        <w:t>Elasticsearch API sẽ được chia thành từng mức khác nhau:</w:t>
      </w:r>
    </w:p>
    <w:p w14:paraId="5D46D8A8" w14:textId="53A63057" w:rsidR="009C369A" w:rsidRPr="005C318F" w:rsidRDefault="009C369A" w:rsidP="009C369A">
      <w:pPr>
        <w:jc w:val="center"/>
        <w:rPr>
          <w:rFonts w:cs="Times New Roman"/>
        </w:rPr>
      </w:pPr>
      <w:r w:rsidRPr="005C318F">
        <w:rPr>
          <w:rFonts w:cs="Times New Roman"/>
          <w:noProof/>
        </w:rPr>
        <w:lastRenderedPageBreak/>
        <w:drawing>
          <wp:inline distT="0" distB="0" distL="0" distR="0" wp14:anchorId="268F3784" wp14:editId="2679A444">
            <wp:extent cx="5972175" cy="3937635"/>
            <wp:effectExtent l="0" t="0" r="9525" b="5715"/>
            <wp:docPr id="59897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77540" name=""/>
                    <pic:cNvPicPr/>
                  </pic:nvPicPr>
                  <pic:blipFill>
                    <a:blip r:embed="rId20"/>
                    <a:stretch>
                      <a:fillRect/>
                    </a:stretch>
                  </pic:blipFill>
                  <pic:spPr>
                    <a:xfrm>
                      <a:off x="0" y="0"/>
                      <a:ext cx="5972175" cy="3937635"/>
                    </a:xfrm>
                    <a:prstGeom prst="rect">
                      <a:avLst/>
                    </a:prstGeom>
                  </pic:spPr>
                </pic:pic>
              </a:graphicData>
            </a:graphic>
          </wp:inline>
        </w:drawing>
      </w:r>
    </w:p>
    <w:p w14:paraId="27E069E1" w14:textId="5177786B" w:rsidR="009C369A" w:rsidRPr="005C318F" w:rsidRDefault="009C369A" w:rsidP="009C369A">
      <w:pPr>
        <w:rPr>
          <w:rFonts w:cs="Times New Roman"/>
        </w:rPr>
      </w:pPr>
      <w:r w:rsidRPr="005C318F">
        <w:rPr>
          <w:rFonts w:cs="Times New Roman"/>
        </w:rPr>
        <w:t>Dưới đây là một số ví dụ về các loại API trong Elasticsearch:</w:t>
      </w:r>
    </w:p>
    <w:p w14:paraId="568586CC" w14:textId="77777777" w:rsidR="009C369A" w:rsidRPr="005C318F" w:rsidRDefault="009C369A" w:rsidP="009C369A">
      <w:pPr>
        <w:pStyle w:val="ListParagraph"/>
        <w:numPr>
          <w:ilvl w:val="0"/>
          <w:numId w:val="32"/>
        </w:numPr>
        <w:rPr>
          <w:rFonts w:cs="Times New Roman"/>
        </w:rPr>
      </w:pPr>
      <w:r w:rsidRPr="005C318F">
        <w:rPr>
          <w:rFonts w:cs="Times New Roman"/>
          <w:b/>
          <w:bCs/>
        </w:rPr>
        <w:t>Index API</w:t>
      </w:r>
      <w:r w:rsidRPr="005C318F">
        <w:rPr>
          <w:rFonts w:cs="Times New Roman"/>
        </w:rPr>
        <w:t>: Cho phép bạn quản lý các chỉ mục (index) trong Elasticsearch.</w:t>
      </w:r>
    </w:p>
    <w:p w14:paraId="6FE90D0D" w14:textId="77777777" w:rsidR="009C369A" w:rsidRPr="005C318F" w:rsidRDefault="009C369A" w:rsidP="009C369A">
      <w:pPr>
        <w:pStyle w:val="ListParagraph"/>
        <w:numPr>
          <w:ilvl w:val="0"/>
          <w:numId w:val="32"/>
        </w:numPr>
        <w:rPr>
          <w:rFonts w:cs="Times New Roman"/>
        </w:rPr>
      </w:pPr>
      <w:r w:rsidRPr="005C318F">
        <w:rPr>
          <w:rFonts w:cs="Times New Roman"/>
          <w:b/>
          <w:bCs/>
        </w:rPr>
        <w:t>Search API</w:t>
      </w:r>
      <w:r w:rsidRPr="005C318F">
        <w:rPr>
          <w:rFonts w:cs="Times New Roman"/>
        </w:rPr>
        <w:t>: Dùng để thực hiện các truy vấn tìm kiếm trong dữ liệu.</w:t>
      </w:r>
    </w:p>
    <w:p w14:paraId="20E0EB00" w14:textId="77777777" w:rsidR="009C369A" w:rsidRPr="005C318F" w:rsidRDefault="009C369A" w:rsidP="009C369A">
      <w:pPr>
        <w:pStyle w:val="ListParagraph"/>
        <w:numPr>
          <w:ilvl w:val="0"/>
          <w:numId w:val="32"/>
        </w:numPr>
        <w:rPr>
          <w:rFonts w:cs="Times New Roman"/>
        </w:rPr>
      </w:pPr>
      <w:r w:rsidRPr="005C318F">
        <w:rPr>
          <w:rFonts w:cs="Times New Roman"/>
          <w:b/>
          <w:bCs/>
        </w:rPr>
        <w:t>Document API</w:t>
      </w:r>
      <w:r w:rsidRPr="005C318F">
        <w:rPr>
          <w:rFonts w:cs="Times New Roman"/>
        </w:rPr>
        <w:t>: Cung cấp các phương thức để thêm, cập nhật, hoặc xoá các tài liệu (documents) trong chỉ mục.</w:t>
      </w:r>
    </w:p>
    <w:p w14:paraId="731BE058" w14:textId="3695357E" w:rsidR="009C369A" w:rsidRPr="005C318F" w:rsidRDefault="009C369A" w:rsidP="006E5538">
      <w:pPr>
        <w:pStyle w:val="ListParagraph"/>
        <w:numPr>
          <w:ilvl w:val="0"/>
          <w:numId w:val="32"/>
        </w:numPr>
        <w:rPr>
          <w:rFonts w:cs="Times New Roman"/>
        </w:rPr>
      </w:pPr>
      <w:r w:rsidRPr="005C318F">
        <w:rPr>
          <w:rFonts w:cs="Times New Roman"/>
          <w:b/>
          <w:bCs/>
        </w:rPr>
        <w:t>Cluster API</w:t>
      </w:r>
      <w:r w:rsidRPr="005C318F">
        <w:rPr>
          <w:rFonts w:cs="Times New Roman"/>
        </w:rPr>
        <w:t>: Cho phép bạn quản lý và theo dõi trạng thái của cluster Elasticsearch.</w:t>
      </w:r>
    </w:p>
    <w:p w14:paraId="6940DC01" w14:textId="677CA4D2" w:rsidR="006E5538" w:rsidRPr="005C318F" w:rsidRDefault="009C369A" w:rsidP="006E5538">
      <w:pPr>
        <w:pStyle w:val="ListParagraph"/>
        <w:numPr>
          <w:ilvl w:val="0"/>
          <w:numId w:val="32"/>
        </w:numPr>
        <w:rPr>
          <w:rFonts w:cs="Times New Roman"/>
        </w:rPr>
      </w:pPr>
      <w:r w:rsidRPr="005C318F">
        <w:rPr>
          <w:rFonts w:cs="Times New Roman"/>
          <w:b/>
          <w:bCs/>
        </w:rPr>
        <w:t>Cat API</w:t>
      </w:r>
      <w:r w:rsidRPr="005C318F">
        <w:rPr>
          <w:rFonts w:cs="Times New Roman"/>
        </w:rPr>
        <w:t>: Cung cấp thông tin về các chỉ mục, các node, và các shards trong cluster dưới dạng văn bản dễ đọc.</w:t>
      </w:r>
    </w:p>
    <w:p w14:paraId="0D30D2FD" w14:textId="37043BB6" w:rsidR="006E5538" w:rsidRPr="005C318F" w:rsidRDefault="006E5538" w:rsidP="001F4B07">
      <w:pPr>
        <w:rPr>
          <w:rFonts w:cs="Times New Roman"/>
        </w:rPr>
      </w:pPr>
      <w:r w:rsidRPr="005C318F">
        <w:rPr>
          <w:rFonts w:cs="Times New Roman"/>
          <w:b/>
          <w:bCs/>
        </w:rPr>
        <w:t>Index API:</w:t>
      </w:r>
    </w:p>
    <w:p w14:paraId="415A800B" w14:textId="11213E2B" w:rsidR="006E5538" w:rsidRPr="005C318F" w:rsidRDefault="006E5538" w:rsidP="006E5538">
      <w:pPr>
        <w:rPr>
          <w:rFonts w:cs="Times New Roman"/>
        </w:rPr>
      </w:pPr>
      <w:r w:rsidRPr="005C318F">
        <w:rPr>
          <w:rFonts w:cs="Times New Roman"/>
        </w:rPr>
        <w:t>Trong Elasticsearch, một index chứa một schema và có thể có một hoặc nhiều shard và bản sao replica. Một index được chia thành các shard.</w:t>
      </w:r>
    </w:p>
    <w:p w14:paraId="0ABB27C5" w14:textId="7F45AF66" w:rsidR="00EF3D34" w:rsidRPr="005C318F" w:rsidRDefault="00EF3D34" w:rsidP="006E5538">
      <w:pPr>
        <w:rPr>
          <w:rFonts w:cs="Times New Roman"/>
        </w:rPr>
      </w:pPr>
      <w:r w:rsidRPr="005C318F">
        <w:rPr>
          <w:rFonts w:cs="Times New Roman"/>
        </w:rPr>
        <w:t>Một số những hàm đặc trưng trong index API:</w:t>
      </w:r>
    </w:p>
    <w:p w14:paraId="08CEDF49" w14:textId="77777777" w:rsidR="00EF3D34" w:rsidRPr="005C318F" w:rsidRDefault="00EF3D34" w:rsidP="00EF3D34">
      <w:pPr>
        <w:ind w:left="1582"/>
        <w:rPr>
          <w:rFonts w:cs="Times New Roman"/>
          <w:i/>
          <w:iCs/>
        </w:rPr>
      </w:pPr>
      <w:r w:rsidRPr="005C318F">
        <w:rPr>
          <w:rFonts w:cs="Times New Roman"/>
          <w:i/>
          <w:iCs/>
        </w:rPr>
        <w:t xml:space="preserve">PUT /{index} # create index </w:t>
      </w:r>
    </w:p>
    <w:p w14:paraId="7E0DB3A5" w14:textId="77777777" w:rsidR="00EF3D34" w:rsidRPr="005C318F" w:rsidRDefault="00EF3D34" w:rsidP="00EF3D34">
      <w:pPr>
        <w:ind w:left="1582"/>
        <w:rPr>
          <w:rFonts w:cs="Times New Roman"/>
          <w:i/>
          <w:iCs/>
        </w:rPr>
      </w:pPr>
      <w:r w:rsidRPr="005C318F">
        <w:rPr>
          <w:rFonts w:cs="Times New Roman"/>
          <w:i/>
          <w:iCs/>
        </w:rPr>
        <w:t xml:space="preserve">DELETE /{index} # delete index </w:t>
      </w:r>
    </w:p>
    <w:p w14:paraId="3570ACFF" w14:textId="77777777" w:rsidR="00EF3D34" w:rsidRPr="005C318F" w:rsidRDefault="00EF3D34" w:rsidP="00EF3D34">
      <w:pPr>
        <w:ind w:left="1582"/>
        <w:rPr>
          <w:rFonts w:cs="Times New Roman"/>
          <w:i/>
          <w:iCs/>
        </w:rPr>
      </w:pPr>
      <w:r w:rsidRPr="005C318F">
        <w:rPr>
          <w:rFonts w:cs="Times New Roman"/>
          <w:i/>
          <w:iCs/>
        </w:rPr>
        <w:lastRenderedPageBreak/>
        <w:t xml:space="preserve">HEAD /{index} # confirm exist index </w:t>
      </w:r>
    </w:p>
    <w:p w14:paraId="2152997E" w14:textId="77777777" w:rsidR="00EF3D34" w:rsidRPr="005C318F" w:rsidRDefault="00EF3D34" w:rsidP="00EF3D34">
      <w:pPr>
        <w:ind w:left="1582"/>
        <w:rPr>
          <w:rFonts w:cs="Times New Roman"/>
          <w:i/>
          <w:iCs/>
        </w:rPr>
      </w:pPr>
      <w:r w:rsidRPr="005C318F">
        <w:rPr>
          <w:rFonts w:cs="Times New Roman"/>
          <w:i/>
          <w:iCs/>
        </w:rPr>
        <w:t xml:space="preserve">POST /{index}/_close # block write index </w:t>
      </w:r>
    </w:p>
    <w:p w14:paraId="2B233BB7" w14:textId="5C436A51" w:rsidR="00EF3D34" w:rsidRPr="005C318F" w:rsidRDefault="00EF3D34" w:rsidP="00EF3D34">
      <w:pPr>
        <w:ind w:left="1582"/>
        <w:rPr>
          <w:rFonts w:cs="Times New Roman"/>
          <w:i/>
          <w:iCs/>
        </w:rPr>
      </w:pPr>
      <w:r w:rsidRPr="005C318F">
        <w:rPr>
          <w:rFonts w:cs="Times New Roman"/>
          <w:i/>
          <w:iCs/>
        </w:rPr>
        <w:t>POST /{index}/_open # open write index</w:t>
      </w:r>
    </w:p>
    <w:p w14:paraId="195E933E" w14:textId="667DD39D" w:rsidR="00EF3D34" w:rsidRPr="005C318F" w:rsidRDefault="005C22DB" w:rsidP="00EF3D34">
      <w:pPr>
        <w:rPr>
          <w:rFonts w:cs="Times New Roman"/>
        </w:rPr>
      </w:pPr>
      <w:r w:rsidRPr="005C318F">
        <w:rPr>
          <w:rFonts w:cs="Times New Roman"/>
        </w:rPr>
        <w:t>Để giải quyết vấn đề tìm kiếm nhanh thì elasticsearch sử dụng việc index document. Việc này bao gồm việc tạo chỉ mục đảo ngược (inverted index) cho các trường văn bản và tổ chức các cấu trúc dữ liệu phù hợp với các kiểu dữ liệu khác nhau.</w:t>
      </w:r>
    </w:p>
    <w:p w14:paraId="29A9BD5E" w14:textId="240B30D1" w:rsidR="005C22DB" w:rsidRPr="005C318F" w:rsidRDefault="005C22DB" w:rsidP="00EF3D34">
      <w:pPr>
        <w:rPr>
          <w:rFonts w:cs="Times New Roman"/>
        </w:rPr>
      </w:pPr>
      <w:r w:rsidRPr="005C318F">
        <w:rPr>
          <w:rFonts w:cs="Times New Roman"/>
          <w:noProof/>
        </w:rPr>
        <w:drawing>
          <wp:inline distT="0" distB="0" distL="0" distR="0" wp14:anchorId="5C5C8403" wp14:editId="4FF0A5BE">
            <wp:extent cx="5972175" cy="3053080"/>
            <wp:effectExtent l="0" t="0" r="9525" b="0"/>
            <wp:docPr id="193305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52184" name=""/>
                    <pic:cNvPicPr/>
                  </pic:nvPicPr>
                  <pic:blipFill>
                    <a:blip r:embed="rId21"/>
                    <a:stretch>
                      <a:fillRect/>
                    </a:stretch>
                  </pic:blipFill>
                  <pic:spPr>
                    <a:xfrm>
                      <a:off x="0" y="0"/>
                      <a:ext cx="5972175" cy="3053080"/>
                    </a:xfrm>
                    <a:prstGeom prst="rect">
                      <a:avLst/>
                    </a:prstGeom>
                  </pic:spPr>
                </pic:pic>
              </a:graphicData>
            </a:graphic>
          </wp:inline>
        </w:drawing>
      </w:r>
    </w:p>
    <w:p w14:paraId="23954D2B" w14:textId="288C3730" w:rsidR="005C22DB" w:rsidRPr="005C318F" w:rsidRDefault="005C22DB" w:rsidP="00EF3D34">
      <w:pPr>
        <w:rPr>
          <w:rFonts w:cs="Times New Roman"/>
        </w:rPr>
      </w:pPr>
      <w:r w:rsidRPr="005C318F">
        <w:rPr>
          <w:rFonts w:cs="Times New Roman"/>
          <w:noProof/>
        </w:rPr>
        <w:drawing>
          <wp:inline distT="0" distB="0" distL="0" distR="0" wp14:anchorId="262DFA11" wp14:editId="2C64DE85">
            <wp:extent cx="5972175" cy="3092450"/>
            <wp:effectExtent l="0" t="0" r="9525" b="0"/>
            <wp:docPr id="88393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34919" name=""/>
                    <pic:cNvPicPr/>
                  </pic:nvPicPr>
                  <pic:blipFill>
                    <a:blip r:embed="rId22"/>
                    <a:stretch>
                      <a:fillRect/>
                    </a:stretch>
                  </pic:blipFill>
                  <pic:spPr>
                    <a:xfrm>
                      <a:off x="0" y="0"/>
                      <a:ext cx="5972175" cy="3092450"/>
                    </a:xfrm>
                    <a:prstGeom prst="rect">
                      <a:avLst/>
                    </a:prstGeom>
                  </pic:spPr>
                </pic:pic>
              </a:graphicData>
            </a:graphic>
          </wp:inline>
        </w:drawing>
      </w:r>
    </w:p>
    <w:p w14:paraId="5B627D44" w14:textId="510BF92C" w:rsidR="00E80368" w:rsidRPr="00911493" w:rsidRDefault="00E22083" w:rsidP="00911493">
      <w:pPr>
        <w:rPr>
          <w:rFonts w:cs="Times New Roman"/>
        </w:rPr>
      </w:pPr>
      <w:r w:rsidRPr="00911493">
        <w:rPr>
          <w:rFonts w:cs="Times New Roman"/>
          <w:b/>
          <w:bCs/>
        </w:rPr>
        <w:lastRenderedPageBreak/>
        <w:t>Primary term và Sequence Number</w:t>
      </w:r>
    </w:p>
    <w:p w14:paraId="5E7847C7" w14:textId="65F7218A" w:rsidR="00E22083" w:rsidRPr="005C318F" w:rsidRDefault="00E22083" w:rsidP="00E22083">
      <w:pPr>
        <w:pStyle w:val="ListParagraph"/>
        <w:numPr>
          <w:ilvl w:val="0"/>
          <w:numId w:val="32"/>
        </w:numPr>
        <w:rPr>
          <w:rFonts w:cs="Times New Roman"/>
        </w:rPr>
      </w:pPr>
      <w:r w:rsidRPr="005C318F">
        <w:rPr>
          <w:rFonts w:cs="Times New Roman"/>
        </w:rPr>
        <w:t>Primary term được dùng để phân biệt giữa primary shard cũ và mới, thực hiện đếm số lần thay đổi primary shard.</w:t>
      </w:r>
    </w:p>
    <w:p w14:paraId="161464FD" w14:textId="685F41DD" w:rsidR="00E22083" w:rsidRPr="005C318F" w:rsidRDefault="00E22083" w:rsidP="00E22083">
      <w:pPr>
        <w:pStyle w:val="ListParagraph"/>
        <w:numPr>
          <w:ilvl w:val="0"/>
          <w:numId w:val="32"/>
        </w:numPr>
        <w:rPr>
          <w:rFonts w:cs="Times New Roman"/>
        </w:rPr>
      </w:pPr>
      <w:r w:rsidRPr="005C318F">
        <w:rPr>
          <w:rFonts w:cs="Times New Roman"/>
        </w:rPr>
        <w:t>Sequence number: chỉ số thể hiện số lần thực hiện ghi vào index</w:t>
      </w:r>
    </w:p>
    <w:p w14:paraId="76570F1B" w14:textId="5955A18C" w:rsidR="00E22083" w:rsidRPr="005C318F" w:rsidRDefault="00E22083" w:rsidP="00E22083">
      <w:pPr>
        <w:pStyle w:val="ListParagraph"/>
        <w:numPr>
          <w:ilvl w:val="0"/>
          <w:numId w:val="37"/>
        </w:numPr>
        <w:rPr>
          <w:rFonts w:cs="Times New Roman"/>
        </w:rPr>
      </w:pPr>
      <w:r w:rsidRPr="005C318F">
        <w:rPr>
          <w:rFonts w:cs="Times New Roman"/>
        </w:rPr>
        <w:t>2 thông số này giúp cho Elasticsearch có thể recover lại các bản ghi cũ hơn .</w:t>
      </w:r>
    </w:p>
    <w:p w14:paraId="1C7047DA" w14:textId="0C0F410B" w:rsidR="00E22083" w:rsidRPr="005C318F" w:rsidRDefault="00CD063C" w:rsidP="00CD063C">
      <w:pPr>
        <w:pStyle w:val="A3"/>
        <w:rPr>
          <w:rFonts w:cs="Times New Roman"/>
        </w:rPr>
      </w:pPr>
      <w:bookmarkStart w:id="187" w:name="_Toc152803456"/>
      <w:r w:rsidRPr="005C318F">
        <w:rPr>
          <w:rFonts w:cs="Times New Roman"/>
        </w:rPr>
        <w:t>Mapping</w:t>
      </w:r>
      <w:bookmarkEnd w:id="187"/>
    </w:p>
    <w:p w14:paraId="78A83D03" w14:textId="77777777" w:rsidR="00CD063C" w:rsidRPr="005C318F" w:rsidRDefault="00CD063C" w:rsidP="00CD063C">
      <w:pPr>
        <w:pStyle w:val="A4"/>
        <w:rPr>
          <w:rFonts w:cs="Times New Roman"/>
        </w:rPr>
      </w:pPr>
      <w:r w:rsidRPr="005C318F">
        <w:rPr>
          <w:rFonts w:cs="Times New Roman"/>
        </w:rPr>
        <w:t>Inverted index</w:t>
      </w:r>
    </w:p>
    <w:p w14:paraId="4D601D19" w14:textId="77777777" w:rsidR="00CD063C" w:rsidRPr="005C318F" w:rsidRDefault="00CD063C" w:rsidP="00CD063C">
      <w:pPr>
        <w:rPr>
          <w:rFonts w:cs="Times New Roman"/>
          <w:szCs w:val="28"/>
        </w:rPr>
      </w:pPr>
      <w:r w:rsidRPr="005C318F">
        <w:rPr>
          <w:rFonts w:cs="Times New Roman"/>
          <w:szCs w:val="28"/>
        </w:rPr>
        <w:t>Trong Elasticsearch, inverted index là một phần quan trọng của cơ sở dữ liệu văn bản, được xử lý bới Apache lucence, giúp tăng tốc  quá trình tìm kiếm và truy xuất thông tin từ các văn bản lớn.</w:t>
      </w:r>
    </w:p>
    <w:p w14:paraId="7B4930FA" w14:textId="77777777" w:rsidR="00CD063C" w:rsidRPr="005C318F" w:rsidRDefault="00CD063C" w:rsidP="00CD063C">
      <w:pPr>
        <w:rPr>
          <w:rFonts w:cs="Times New Roman"/>
          <w:szCs w:val="28"/>
        </w:rPr>
      </w:pPr>
      <w:r w:rsidRPr="005C318F">
        <w:rPr>
          <w:rFonts w:cs="Times New Roman"/>
          <w:szCs w:val="28"/>
        </w:rPr>
        <w:t>Invertd index bao gồm tất cả các từ duy nhất xuất hiện trong bất kỳ document nào, và đối với mỗi từ sẽ có 1 danh sách document mà nó xuất hiện trong đó.</w:t>
      </w:r>
    </w:p>
    <w:p w14:paraId="41E8F269" w14:textId="77777777" w:rsidR="00CD063C" w:rsidRPr="005C318F" w:rsidRDefault="00CD063C" w:rsidP="00CD063C">
      <w:pPr>
        <w:rPr>
          <w:rFonts w:cs="Times New Roman"/>
          <w:szCs w:val="28"/>
        </w:rPr>
      </w:pPr>
      <w:r w:rsidRPr="005C318F">
        <w:rPr>
          <w:rFonts w:cs="Times New Roman"/>
          <w:szCs w:val="28"/>
        </w:rPr>
        <w:t>Một số khái niệm cơ bản để hiểu về inverted index trong Elasticsearch:</w:t>
      </w:r>
    </w:p>
    <w:p w14:paraId="20A88F45" w14:textId="77777777" w:rsidR="00CD063C" w:rsidRPr="005C318F" w:rsidRDefault="00CD063C" w:rsidP="00CD063C">
      <w:pPr>
        <w:pStyle w:val="ListParagraph"/>
        <w:numPr>
          <w:ilvl w:val="0"/>
          <w:numId w:val="42"/>
        </w:numPr>
        <w:spacing w:line="256" w:lineRule="auto"/>
        <w:jc w:val="left"/>
        <w:rPr>
          <w:rFonts w:cs="Times New Roman"/>
          <w:szCs w:val="28"/>
        </w:rPr>
      </w:pPr>
      <w:r w:rsidRPr="005C318F">
        <w:rPr>
          <w:rFonts w:cs="Times New Roman"/>
          <w:szCs w:val="28"/>
        </w:rPr>
        <w:t xml:space="preserve">Tokenization: </w:t>
      </w:r>
    </w:p>
    <w:p w14:paraId="7D8D1DD5" w14:textId="77777777" w:rsidR="00CD063C" w:rsidRPr="005C318F" w:rsidRDefault="00CD063C" w:rsidP="00CD063C">
      <w:pPr>
        <w:pStyle w:val="ListParagraph"/>
        <w:numPr>
          <w:ilvl w:val="1"/>
          <w:numId w:val="42"/>
        </w:numPr>
        <w:spacing w:line="256" w:lineRule="auto"/>
        <w:jc w:val="left"/>
        <w:rPr>
          <w:rFonts w:cs="Times New Roman"/>
          <w:szCs w:val="28"/>
        </w:rPr>
      </w:pPr>
      <w:r w:rsidRPr="005C318F">
        <w:rPr>
          <w:rFonts w:cs="Times New Roman"/>
          <w:szCs w:val="28"/>
        </w:rPr>
        <w:t>Trước khi xây dựng inverted index, văn bản thường được chia thành các “tokens” (các đơn vị nhỏ nhất như từ hoặc từ khóa)</w:t>
      </w:r>
    </w:p>
    <w:p w14:paraId="29BE776E" w14:textId="77777777" w:rsidR="00CD063C" w:rsidRPr="005C318F" w:rsidRDefault="00CD063C" w:rsidP="00CD063C">
      <w:pPr>
        <w:pStyle w:val="ListParagraph"/>
        <w:numPr>
          <w:ilvl w:val="1"/>
          <w:numId w:val="42"/>
        </w:numPr>
        <w:spacing w:line="256" w:lineRule="auto"/>
        <w:jc w:val="left"/>
        <w:rPr>
          <w:rFonts w:cs="Times New Roman"/>
          <w:szCs w:val="28"/>
        </w:rPr>
      </w:pPr>
      <w:r w:rsidRPr="005C318F">
        <w:rPr>
          <w:rFonts w:cs="Times New Roman"/>
          <w:szCs w:val="28"/>
        </w:rPr>
        <w:t>Các bước này gọi là quá trình tokenization, và Elasticsearch có thể tùy chỉnh quá trình này để phù hợp với nhu cầu của ứng dụng.</w:t>
      </w:r>
    </w:p>
    <w:p w14:paraId="0AF884F7" w14:textId="77777777" w:rsidR="00CD063C" w:rsidRPr="005C318F" w:rsidRDefault="00CD063C" w:rsidP="00CD063C">
      <w:pPr>
        <w:pStyle w:val="ListParagraph"/>
        <w:numPr>
          <w:ilvl w:val="0"/>
          <w:numId w:val="42"/>
        </w:numPr>
        <w:spacing w:line="256" w:lineRule="auto"/>
        <w:jc w:val="left"/>
        <w:rPr>
          <w:rFonts w:cs="Times New Roman"/>
          <w:szCs w:val="28"/>
        </w:rPr>
      </w:pPr>
      <w:r w:rsidRPr="005C318F">
        <w:rPr>
          <w:rFonts w:cs="Times New Roman"/>
          <w:szCs w:val="28"/>
        </w:rPr>
        <w:t>Stop Words và Stemming:</w:t>
      </w:r>
    </w:p>
    <w:p w14:paraId="7B11AE93" w14:textId="77777777" w:rsidR="00CD063C" w:rsidRPr="005C318F" w:rsidRDefault="00CD063C" w:rsidP="00CD063C">
      <w:pPr>
        <w:pStyle w:val="ListParagraph"/>
        <w:numPr>
          <w:ilvl w:val="1"/>
          <w:numId w:val="42"/>
        </w:numPr>
        <w:spacing w:line="256" w:lineRule="auto"/>
        <w:jc w:val="left"/>
        <w:rPr>
          <w:rFonts w:cs="Times New Roman"/>
          <w:szCs w:val="28"/>
        </w:rPr>
      </w:pPr>
      <w:r w:rsidRPr="005C318F">
        <w:rPr>
          <w:rFonts w:cs="Times New Roman"/>
          <w:szCs w:val="28"/>
        </w:rPr>
        <w:t>Elasticsearch thường loại bỏ từ ngữ không quan trọng như stop words (ví dụ: “and”, “the”) để giảm kích thước của inverted index.</w:t>
      </w:r>
    </w:p>
    <w:p w14:paraId="70633C1A" w14:textId="77777777" w:rsidR="00CD063C" w:rsidRPr="005C318F" w:rsidRDefault="00CD063C" w:rsidP="00CD063C">
      <w:pPr>
        <w:pStyle w:val="ListParagraph"/>
        <w:numPr>
          <w:ilvl w:val="1"/>
          <w:numId w:val="42"/>
        </w:numPr>
        <w:spacing w:line="256" w:lineRule="auto"/>
        <w:jc w:val="left"/>
        <w:rPr>
          <w:rFonts w:cs="Times New Roman"/>
          <w:szCs w:val="28"/>
        </w:rPr>
      </w:pPr>
      <w:r w:rsidRPr="005C318F">
        <w:rPr>
          <w:rFonts w:cs="Times New Roman"/>
          <w:szCs w:val="28"/>
        </w:rPr>
        <w:t>Nó cũng thực hiện stemming, là quá trình chuyển đổi từ về dạng gốc của nó, để tăng khả năng tìm kiếm.</w:t>
      </w:r>
    </w:p>
    <w:p w14:paraId="3862F4B5" w14:textId="5F272883" w:rsidR="00CD063C" w:rsidRPr="005C318F" w:rsidRDefault="00CD063C" w:rsidP="001F4B07">
      <w:pPr>
        <w:jc w:val="center"/>
        <w:rPr>
          <w:rFonts w:cs="Times New Roman"/>
          <w:szCs w:val="28"/>
        </w:rPr>
      </w:pPr>
      <w:r w:rsidRPr="005C318F">
        <w:rPr>
          <w:rFonts w:cs="Times New Roman"/>
          <w:noProof/>
          <w:szCs w:val="28"/>
        </w:rPr>
        <w:lastRenderedPageBreak/>
        <w:drawing>
          <wp:inline distT="0" distB="0" distL="0" distR="0" wp14:anchorId="228B198E" wp14:editId="535305F9">
            <wp:extent cx="4962525" cy="2705100"/>
            <wp:effectExtent l="0" t="0" r="9525" b="0"/>
            <wp:docPr id="7879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2705100"/>
                    </a:xfrm>
                    <a:prstGeom prst="rect">
                      <a:avLst/>
                    </a:prstGeom>
                    <a:noFill/>
                    <a:ln>
                      <a:noFill/>
                    </a:ln>
                  </pic:spPr>
                </pic:pic>
              </a:graphicData>
            </a:graphic>
          </wp:inline>
        </w:drawing>
      </w:r>
    </w:p>
    <w:p w14:paraId="05EB8BD7" w14:textId="77777777" w:rsidR="00CD063C" w:rsidRPr="005C318F" w:rsidRDefault="00CD063C" w:rsidP="00CD063C">
      <w:pPr>
        <w:pStyle w:val="A4"/>
        <w:rPr>
          <w:rFonts w:cs="Times New Roman"/>
        </w:rPr>
      </w:pPr>
      <w:r w:rsidRPr="005C318F">
        <w:rPr>
          <w:rFonts w:cs="Times New Roman"/>
        </w:rPr>
        <w:t xml:space="preserve">Analysis và Analyzer </w:t>
      </w:r>
    </w:p>
    <w:p w14:paraId="37D713BE" w14:textId="77777777" w:rsidR="00CD063C" w:rsidRPr="005C318F" w:rsidRDefault="00CD063C" w:rsidP="00CD063C">
      <w:pPr>
        <w:rPr>
          <w:rFonts w:cs="Times New Roman"/>
          <w:szCs w:val="28"/>
        </w:rPr>
      </w:pPr>
      <w:r w:rsidRPr="005C318F">
        <w:rPr>
          <w:rFonts w:cs="Times New Roman"/>
          <w:szCs w:val="28"/>
        </w:rPr>
        <w:t xml:space="preserve">Analysis là quá trình bao gồm 2 bước: </w:t>
      </w:r>
    </w:p>
    <w:p w14:paraId="511D21A9" w14:textId="77777777" w:rsidR="00CD063C" w:rsidRPr="005C318F" w:rsidRDefault="00CD063C" w:rsidP="00CD063C">
      <w:pPr>
        <w:pStyle w:val="ListParagraph"/>
        <w:numPr>
          <w:ilvl w:val="0"/>
          <w:numId w:val="43"/>
        </w:numPr>
        <w:spacing w:line="256" w:lineRule="auto"/>
        <w:jc w:val="left"/>
        <w:rPr>
          <w:rFonts w:cs="Times New Roman"/>
          <w:szCs w:val="28"/>
        </w:rPr>
      </w:pPr>
      <w:r w:rsidRPr="005C318F">
        <w:rPr>
          <w:rFonts w:cs="Times New Roman"/>
          <w:szCs w:val="28"/>
        </w:rPr>
        <w:t>Đầu tiền, thực hiện tokenizing văn bản trở thành các inverted index</w:t>
      </w:r>
    </w:p>
    <w:p w14:paraId="65A12EBA" w14:textId="77777777" w:rsidR="00CD063C" w:rsidRPr="005C318F" w:rsidRDefault="00CD063C" w:rsidP="00CD063C">
      <w:pPr>
        <w:pStyle w:val="ListParagraph"/>
        <w:numPr>
          <w:ilvl w:val="0"/>
          <w:numId w:val="43"/>
        </w:numPr>
        <w:spacing w:line="256" w:lineRule="auto"/>
        <w:jc w:val="left"/>
        <w:rPr>
          <w:rFonts w:cs="Times New Roman"/>
          <w:szCs w:val="28"/>
        </w:rPr>
      </w:pPr>
      <w:r w:rsidRPr="005C318F">
        <w:rPr>
          <w:rFonts w:cs="Times New Roman"/>
          <w:szCs w:val="28"/>
        </w:rPr>
        <w:t>Sau đó chuẩn hóa các inverted index này theo một quy tắc để cải thiện khả năng tìm kiếm.</w:t>
      </w:r>
    </w:p>
    <w:p w14:paraId="738A89B5" w14:textId="4317781F" w:rsidR="00CD063C" w:rsidRPr="005C318F" w:rsidRDefault="00CD063C" w:rsidP="001612F6">
      <w:pPr>
        <w:jc w:val="center"/>
        <w:rPr>
          <w:rFonts w:cs="Times New Roman"/>
          <w:szCs w:val="28"/>
        </w:rPr>
      </w:pPr>
      <w:r w:rsidRPr="005C318F">
        <w:rPr>
          <w:rFonts w:cs="Times New Roman"/>
          <w:noProof/>
          <w:szCs w:val="28"/>
        </w:rPr>
        <w:drawing>
          <wp:inline distT="0" distB="0" distL="0" distR="0" wp14:anchorId="76E76B5A" wp14:editId="4AAE0499">
            <wp:extent cx="4787660" cy="3061341"/>
            <wp:effectExtent l="0" t="0" r="0" b="5715"/>
            <wp:docPr id="690018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7671" cy="3086925"/>
                    </a:xfrm>
                    <a:prstGeom prst="rect">
                      <a:avLst/>
                    </a:prstGeom>
                    <a:noFill/>
                    <a:ln>
                      <a:noFill/>
                    </a:ln>
                  </pic:spPr>
                </pic:pic>
              </a:graphicData>
            </a:graphic>
          </wp:inline>
        </w:drawing>
      </w:r>
    </w:p>
    <w:p w14:paraId="24D1D36D" w14:textId="77777777" w:rsidR="00CD063C" w:rsidRPr="005C318F" w:rsidRDefault="00CD063C" w:rsidP="00CD063C">
      <w:pPr>
        <w:rPr>
          <w:rFonts w:cs="Times New Roman"/>
          <w:szCs w:val="28"/>
        </w:rPr>
      </w:pPr>
      <w:r w:rsidRPr="005C318F">
        <w:rPr>
          <w:rFonts w:cs="Times New Roman"/>
          <w:szCs w:val="28"/>
        </w:rPr>
        <w:t>Analyzer là quá trình bao gồm 3 chức năng CharFilter, Tokenizer, Token filters được gom thành một gói duy nhất.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675"/>
      </w:tblGrid>
      <w:tr w:rsidR="00CD063C" w:rsidRPr="005C318F" w14:paraId="447E8715" w14:textId="77777777" w:rsidTr="00CD063C">
        <w:tc>
          <w:tcPr>
            <w:tcW w:w="4675" w:type="dxa"/>
            <w:hideMark/>
          </w:tcPr>
          <w:p w14:paraId="20A8BB04" w14:textId="7647A6FA" w:rsidR="00CD063C" w:rsidRPr="005C318F" w:rsidRDefault="00CD063C">
            <w:pPr>
              <w:rPr>
                <w:szCs w:val="28"/>
              </w:rPr>
            </w:pPr>
            <w:r w:rsidRPr="005C318F">
              <w:rPr>
                <w:noProof/>
                <w:szCs w:val="28"/>
              </w:rPr>
              <w:lastRenderedPageBreak/>
              <w:drawing>
                <wp:inline distT="0" distB="0" distL="0" distR="0" wp14:anchorId="270E4D70" wp14:editId="06F168A1">
                  <wp:extent cx="2857500" cy="914400"/>
                  <wp:effectExtent l="0" t="0" r="0" b="0"/>
                  <wp:docPr id="833962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914400"/>
                          </a:xfrm>
                          <a:prstGeom prst="rect">
                            <a:avLst/>
                          </a:prstGeom>
                          <a:noFill/>
                          <a:ln>
                            <a:noFill/>
                          </a:ln>
                        </pic:spPr>
                      </pic:pic>
                    </a:graphicData>
                  </a:graphic>
                </wp:inline>
              </w:drawing>
            </w:r>
          </w:p>
        </w:tc>
        <w:tc>
          <w:tcPr>
            <w:tcW w:w="4675" w:type="dxa"/>
          </w:tcPr>
          <w:p w14:paraId="041B47B2" w14:textId="4AB51A02" w:rsidR="00CD063C" w:rsidRPr="005C318F" w:rsidRDefault="00CD063C">
            <w:pPr>
              <w:rPr>
                <w:szCs w:val="28"/>
              </w:rPr>
            </w:pPr>
            <w:r w:rsidRPr="005C318F">
              <w:rPr>
                <w:noProof/>
                <w:szCs w:val="28"/>
              </w:rPr>
              <w:drawing>
                <wp:inline distT="0" distB="0" distL="0" distR="0" wp14:anchorId="6ABD9156" wp14:editId="171639D3">
                  <wp:extent cx="2257425" cy="2600325"/>
                  <wp:effectExtent l="0" t="0" r="9525" b="9525"/>
                  <wp:docPr id="1349130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7425" cy="2600325"/>
                          </a:xfrm>
                          <a:prstGeom prst="rect">
                            <a:avLst/>
                          </a:prstGeom>
                          <a:noFill/>
                          <a:ln>
                            <a:noFill/>
                          </a:ln>
                        </pic:spPr>
                      </pic:pic>
                    </a:graphicData>
                  </a:graphic>
                </wp:inline>
              </w:drawing>
            </w:r>
            <w:r w:rsidRPr="005C318F">
              <w:rPr>
                <w:szCs w:val="28"/>
              </w:rPr>
              <w:t xml:space="preserve"> </w:t>
            </w:r>
          </w:p>
          <w:p w14:paraId="259A36D5" w14:textId="0259FE49" w:rsidR="00CD063C" w:rsidRPr="005C318F" w:rsidRDefault="00CD063C">
            <w:pPr>
              <w:rPr>
                <w:szCs w:val="28"/>
              </w:rPr>
            </w:pPr>
            <w:r w:rsidRPr="005C318F">
              <w:rPr>
                <w:noProof/>
                <w:szCs w:val="28"/>
              </w:rPr>
              <w:drawing>
                <wp:inline distT="0" distB="0" distL="0" distR="0" wp14:anchorId="057D6D4F" wp14:editId="592F303A">
                  <wp:extent cx="2105025" cy="2466975"/>
                  <wp:effectExtent l="0" t="0" r="9525" b="9525"/>
                  <wp:docPr id="470402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5025" cy="2466975"/>
                          </a:xfrm>
                          <a:prstGeom prst="rect">
                            <a:avLst/>
                          </a:prstGeom>
                          <a:noFill/>
                          <a:ln>
                            <a:noFill/>
                          </a:ln>
                        </pic:spPr>
                      </pic:pic>
                    </a:graphicData>
                  </a:graphic>
                </wp:inline>
              </w:drawing>
            </w:r>
          </w:p>
          <w:p w14:paraId="28364194" w14:textId="77777777" w:rsidR="00CD063C" w:rsidRPr="005C318F" w:rsidRDefault="00CD063C">
            <w:pPr>
              <w:rPr>
                <w:szCs w:val="28"/>
              </w:rPr>
            </w:pPr>
          </w:p>
        </w:tc>
      </w:tr>
    </w:tbl>
    <w:p w14:paraId="451112EF" w14:textId="0772A879" w:rsidR="00CD063C" w:rsidRPr="005C318F" w:rsidRDefault="00CD063C" w:rsidP="00CD063C">
      <w:pPr>
        <w:rPr>
          <w:rFonts w:cs="Times New Roman"/>
          <w:szCs w:val="28"/>
        </w:rPr>
      </w:pPr>
      <w:r w:rsidRPr="005C318F">
        <w:rPr>
          <w:rFonts w:cs="Times New Roman"/>
          <w:szCs w:val="28"/>
        </w:rPr>
        <w:t>Có thể sử dụng các loại analyzer sẵn có hoặc cũng có thể tự tạo một analyzer riêng</w:t>
      </w:r>
      <w:r w:rsidR="001612F6">
        <w:rPr>
          <w:rFonts w:cs="Times New Roman"/>
          <w:szCs w:val="28"/>
        </w:rPr>
        <w:t>.</w:t>
      </w:r>
    </w:p>
    <w:p w14:paraId="4CBB7806" w14:textId="385F13D2" w:rsidR="00CD063C" w:rsidRPr="005C318F" w:rsidRDefault="00CD063C" w:rsidP="00CD063C">
      <w:pPr>
        <w:pStyle w:val="A4"/>
        <w:rPr>
          <w:rFonts w:cs="Times New Roman"/>
        </w:rPr>
      </w:pPr>
      <w:r w:rsidRPr="005C318F">
        <w:rPr>
          <w:rFonts w:cs="Times New Roman"/>
          <w:lang w:val="en-US"/>
        </w:rPr>
        <w:t xml:space="preserve">Mapping </w:t>
      </w:r>
    </w:p>
    <w:p w14:paraId="3138FEAD" w14:textId="77777777" w:rsidR="00CD063C" w:rsidRPr="005C318F" w:rsidRDefault="00CD063C" w:rsidP="00CD063C">
      <w:pPr>
        <w:rPr>
          <w:rFonts w:cs="Times New Roman"/>
          <w:szCs w:val="28"/>
        </w:rPr>
      </w:pPr>
      <w:r w:rsidRPr="005C318F">
        <w:rPr>
          <w:rFonts w:cs="Times New Roman"/>
          <w:szCs w:val="28"/>
        </w:rPr>
        <w:t xml:space="preserve">Trong Elasticsearch, Mapping là một khái niệm quan trọng liên quan đến cách dữ liệu được định dạng và lưu trữ trong chỉ mục. Mapping định rõ cấu trúc của các trường trong tài liệu và xác định kiểu dữ liệu của chúng. </w:t>
      </w:r>
    </w:p>
    <w:p w14:paraId="728F0BB6" w14:textId="77777777" w:rsidR="00CD063C" w:rsidRPr="005C318F" w:rsidRDefault="00CD063C" w:rsidP="00CD063C">
      <w:pPr>
        <w:rPr>
          <w:rFonts w:cs="Times New Roman"/>
          <w:szCs w:val="28"/>
        </w:rPr>
      </w:pPr>
      <w:r w:rsidRPr="005C318F">
        <w:rPr>
          <w:rFonts w:cs="Times New Roman"/>
          <w:szCs w:val="28"/>
        </w:rPr>
        <w:t>Trong elasticsearch có 2 loại mapping:</w:t>
      </w:r>
    </w:p>
    <w:p w14:paraId="74C12F4A" w14:textId="77777777" w:rsidR="00CD063C" w:rsidRPr="005C318F" w:rsidRDefault="00CD063C" w:rsidP="00CD063C">
      <w:pPr>
        <w:pStyle w:val="ListParagraph"/>
        <w:numPr>
          <w:ilvl w:val="0"/>
          <w:numId w:val="43"/>
        </w:numPr>
        <w:spacing w:line="256" w:lineRule="auto"/>
        <w:jc w:val="left"/>
        <w:rPr>
          <w:rFonts w:cs="Times New Roman"/>
          <w:szCs w:val="28"/>
        </w:rPr>
      </w:pPr>
      <w:r w:rsidRPr="005C318F">
        <w:rPr>
          <w:rFonts w:cs="Times New Roman"/>
          <w:szCs w:val="28"/>
        </w:rPr>
        <w:t>Dynamic mapping: tự động mapping dựa trên cấu trúc dữ liệu mới được thêm vào index</w:t>
      </w:r>
    </w:p>
    <w:p w14:paraId="3240128F" w14:textId="77777777" w:rsidR="00CD063C" w:rsidRPr="005C318F" w:rsidRDefault="00CD063C" w:rsidP="00CD063C">
      <w:pPr>
        <w:pStyle w:val="ListParagraph"/>
        <w:numPr>
          <w:ilvl w:val="0"/>
          <w:numId w:val="43"/>
        </w:numPr>
        <w:spacing w:line="256" w:lineRule="auto"/>
        <w:jc w:val="left"/>
        <w:rPr>
          <w:rFonts w:cs="Times New Roman"/>
          <w:szCs w:val="28"/>
        </w:rPr>
      </w:pPr>
      <w:r w:rsidRPr="005C318F">
        <w:rPr>
          <w:rFonts w:cs="Times New Roman"/>
          <w:szCs w:val="28"/>
        </w:rPr>
        <w:t>Explicit mapping: định rõ mapping cho các trường trong index.</w:t>
      </w:r>
    </w:p>
    <w:p w14:paraId="5F14C859" w14:textId="77777777" w:rsidR="00CD063C" w:rsidRPr="005C318F" w:rsidRDefault="00CD063C" w:rsidP="00CD063C">
      <w:pPr>
        <w:rPr>
          <w:rFonts w:cs="Times New Roman"/>
          <w:szCs w:val="28"/>
        </w:rPr>
      </w:pPr>
      <w:r w:rsidRPr="005C318F">
        <w:rPr>
          <w:rFonts w:cs="Times New Roman"/>
          <w:szCs w:val="28"/>
        </w:rPr>
        <w:lastRenderedPageBreak/>
        <w:t xml:space="preserve">Trong Elasticsearch, </w:t>
      </w:r>
      <w:r w:rsidRPr="005C318F">
        <w:rPr>
          <w:rFonts w:cs="Times New Roman"/>
          <w:b/>
          <w:szCs w:val="28"/>
        </w:rPr>
        <w:t>datatype</w:t>
      </w:r>
      <w:r w:rsidRPr="005C318F">
        <w:rPr>
          <w:rFonts w:cs="Times New Roman"/>
          <w:szCs w:val="28"/>
        </w:rPr>
        <w:t xml:space="preserve"> (kiểu dữ liệu) định rõ loại dữ liệu mà một trường cụ thể trong tài liệu có thể chứa. Dưới đây là một số kiểu dữ liệu phổ biến trong Elasticsearch:</w:t>
      </w:r>
    </w:p>
    <w:p w14:paraId="67B1E15E" w14:textId="77777777" w:rsidR="00707879" w:rsidRPr="005C318F" w:rsidRDefault="00CD063C" w:rsidP="00707879">
      <w:pPr>
        <w:pStyle w:val="ListParagraph"/>
        <w:numPr>
          <w:ilvl w:val="3"/>
          <w:numId w:val="43"/>
        </w:numPr>
        <w:tabs>
          <w:tab w:val="left" w:pos="426"/>
        </w:tabs>
        <w:spacing w:line="256" w:lineRule="auto"/>
        <w:ind w:left="709" w:hanging="283"/>
        <w:jc w:val="left"/>
        <w:rPr>
          <w:rFonts w:cs="Times New Roman"/>
          <w:szCs w:val="28"/>
        </w:rPr>
      </w:pPr>
      <w:r w:rsidRPr="005C318F">
        <w:rPr>
          <w:rFonts w:cs="Times New Roman"/>
          <w:b/>
          <w:szCs w:val="28"/>
        </w:rPr>
        <w:t>Text</w:t>
      </w:r>
      <w:r w:rsidRPr="005C318F">
        <w:rPr>
          <w:rFonts w:cs="Times New Roman"/>
          <w:szCs w:val="28"/>
        </w:rPr>
        <w:t xml:space="preserve">: được sử dụng để lưu trữ chuỗi văn bản dài. </w:t>
      </w:r>
    </w:p>
    <w:p w14:paraId="4E3E0684" w14:textId="77777777" w:rsidR="00707879" w:rsidRPr="005C318F" w:rsidRDefault="00CD063C" w:rsidP="00707879">
      <w:pPr>
        <w:pStyle w:val="ListParagraph"/>
        <w:numPr>
          <w:ilvl w:val="3"/>
          <w:numId w:val="43"/>
        </w:numPr>
        <w:tabs>
          <w:tab w:val="left" w:pos="426"/>
        </w:tabs>
        <w:spacing w:line="256" w:lineRule="auto"/>
        <w:ind w:left="709" w:hanging="283"/>
        <w:jc w:val="left"/>
        <w:rPr>
          <w:rFonts w:cs="Times New Roman"/>
          <w:szCs w:val="28"/>
        </w:rPr>
      </w:pPr>
      <w:r w:rsidRPr="005C318F">
        <w:rPr>
          <w:rFonts w:cs="Times New Roman"/>
          <w:b/>
          <w:szCs w:val="28"/>
        </w:rPr>
        <w:t xml:space="preserve">Keyword: </w:t>
      </w:r>
      <w:r w:rsidRPr="005C318F">
        <w:rPr>
          <w:rFonts w:cs="Times New Roman"/>
          <w:szCs w:val="28"/>
        </w:rPr>
        <w:t>thường được sử dụng để lưu trữ giá trị không phân tích, ví dụ như các từ khóa hoặc giá trị không thay đổi.</w:t>
      </w:r>
    </w:p>
    <w:p w14:paraId="152D77E3" w14:textId="77777777" w:rsidR="00707879" w:rsidRPr="005C318F" w:rsidRDefault="00CD063C" w:rsidP="00707879">
      <w:pPr>
        <w:pStyle w:val="ListParagraph"/>
        <w:numPr>
          <w:ilvl w:val="3"/>
          <w:numId w:val="43"/>
        </w:numPr>
        <w:tabs>
          <w:tab w:val="left" w:pos="426"/>
        </w:tabs>
        <w:spacing w:line="256" w:lineRule="auto"/>
        <w:ind w:left="709" w:hanging="283"/>
        <w:jc w:val="left"/>
        <w:rPr>
          <w:rFonts w:cs="Times New Roman"/>
          <w:szCs w:val="28"/>
        </w:rPr>
      </w:pPr>
      <w:r w:rsidRPr="005C318F">
        <w:rPr>
          <w:rFonts w:cs="Times New Roman"/>
          <w:b/>
          <w:szCs w:val="28"/>
        </w:rPr>
        <w:t xml:space="preserve">Date: </w:t>
      </w:r>
      <w:r w:rsidRPr="005C318F">
        <w:rPr>
          <w:rFonts w:cs="Times New Roman"/>
          <w:szCs w:val="28"/>
        </w:rPr>
        <w:t>sử dụng để lưu trữ thông tin về thời gian.</w:t>
      </w:r>
    </w:p>
    <w:p w14:paraId="531742DE" w14:textId="77777777" w:rsidR="00707879" w:rsidRPr="005C318F" w:rsidRDefault="00CD063C" w:rsidP="00707879">
      <w:pPr>
        <w:pStyle w:val="ListParagraph"/>
        <w:numPr>
          <w:ilvl w:val="3"/>
          <w:numId w:val="43"/>
        </w:numPr>
        <w:tabs>
          <w:tab w:val="left" w:pos="426"/>
        </w:tabs>
        <w:spacing w:line="256" w:lineRule="auto"/>
        <w:ind w:left="709" w:hanging="283"/>
        <w:jc w:val="left"/>
        <w:rPr>
          <w:rFonts w:cs="Times New Roman"/>
          <w:szCs w:val="28"/>
        </w:rPr>
      </w:pPr>
      <w:r w:rsidRPr="005C318F">
        <w:rPr>
          <w:rFonts w:cs="Times New Roman"/>
          <w:b/>
          <w:szCs w:val="28"/>
        </w:rPr>
        <w:t xml:space="preserve">Interger: </w:t>
      </w:r>
      <w:r w:rsidRPr="005C318F">
        <w:rPr>
          <w:rFonts w:cs="Times New Roman"/>
          <w:szCs w:val="28"/>
        </w:rPr>
        <w:t>sử dụng lưu trữ số nguyên.</w:t>
      </w:r>
    </w:p>
    <w:p w14:paraId="7E1196EB" w14:textId="77777777" w:rsidR="00707879" w:rsidRPr="005C318F" w:rsidRDefault="00CD063C" w:rsidP="00707879">
      <w:pPr>
        <w:pStyle w:val="ListParagraph"/>
        <w:numPr>
          <w:ilvl w:val="3"/>
          <w:numId w:val="43"/>
        </w:numPr>
        <w:tabs>
          <w:tab w:val="left" w:pos="426"/>
        </w:tabs>
        <w:spacing w:line="256" w:lineRule="auto"/>
        <w:ind w:left="709" w:hanging="283"/>
        <w:jc w:val="left"/>
        <w:rPr>
          <w:rFonts w:cs="Times New Roman"/>
          <w:szCs w:val="28"/>
        </w:rPr>
      </w:pPr>
      <w:r w:rsidRPr="005C318F">
        <w:rPr>
          <w:rFonts w:cs="Times New Roman"/>
          <w:b/>
          <w:szCs w:val="28"/>
        </w:rPr>
        <w:t xml:space="preserve">Float và Double: </w:t>
      </w:r>
      <w:r w:rsidRPr="005C318F">
        <w:rPr>
          <w:rFonts w:cs="Times New Roman"/>
          <w:szCs w:val="28"/>
        </w:rPr>
        <w:t xml:space="preserve"> sử dụng lưu trữ số thực với độ chính xác khác nhau.</w:t>
      </w:r>
    </w:p>
    <w:p w14:paraId="1F4723B0" w14:textId="77777777" w:rsidR="00707879" w:rsidRPr="005C318F" w:rsidRDefault="00CD063C" w:rsidP="00707879">
      <w:pPr>
        <w:pStyle w:val="ListParagraph"/>
        <w:numPr>
          <w:ilvl w:val="3"/>
          <w:numId w:val="43"/>
        </w:numPr>
        <w:tabs>
          <w:tab w:val="left" w:pos="426"/>
        </w:tabs>
        <w:spacing w:line="256" w:lineRule="auto"/>
        <w:ind w:left="709" w:hanging="283"/>
        <w:jc w:val="left"/>
        <w:rPr>
          <w:rFonts w:cs="Times New Roman"/>
          <w:szCs w:val="28"/>
        </w:rPr>
      </w:pPr>
      <w:r w:rsidRPr="005C318F">
        <w:rPr>
          <w:rFonts w:cs="Times New Roman"/>
          <w:b/>
          <w:szCs w:val="28"/>
        </w:rPr>
        <w:t xml:space="preserve">Boolean: </w:t>
      </w:r>
      <w:r w:rsidRPr="005C318F">
        <w:rPr>
          <w:rFonts w:cs="Times New Roman"/>
          <w:szCs w:val="28"/>
        </w:rPr>
        <w:t>sử dụng lưu trữ giá trị đúng sai.</w:t>
      </w:r>
    </w:p>
    <w:p w14:paraId="71E5D58E" w14:textId="77777777" w:rsidR="00707879" w:rsidRPr="005C318F" w:rsidRDefault="00CD063C" w:rsidP="00707879">
      <w:pPr>
        <w:pStyle w:val="ListParagraph"/>
        <w:numPr>
          <w:ilvl w:val="3"/>
          <w:numId w:val="43"/>
        </w:numPr>
        <w:tabs>
          <w:tab w:val="left" w:pos="426"/>
        </w:tabs>
        <w:spacing w:line="256" w:lineRule="auto"/>
        <w:ind w:left="709" w:hanging="283"/>
        <w:jc w:val="left"/>
        <w:rPr>
          <w:rFonts w:cs="Times New Roman"/>
          <w:szCs w:val="28"/>
        </w:rPr>
      </w:pPr>
      <w:r w:rsidRPr="005C318F">
        <w:rPr>
          <w:rFonts w:cs="Times New Roman"/>
          <w:b/>
          <w:szCs w:val="28"/>
        </w:rPr>
        <w:t xml:space="preserve">Object: </w:t>
      </w:r>
      <w:r w:rsidRPr="005C318F">
        <w:rPr>
          <w:rFonts w:cs="Times New Roman"/>
          <w:szCs w:val="28"/>
        </w:rPr>
        <w:t>là kiểu dữ liệu đặc biệt lưu trữ đối tượng.</w:t>
      </w:r>
    </w:p>
    <w:p w14:paraId="17BE7925" w14:textId="00E1CF99" w:rsidR="00CD063C" w:rsidRPr="005C318F" w:rsidRDefault="00CD063C" w:rsidP="00707879">
      <w:pPr>
        <w:pStyle w:val="ListParagraph"/>
        <w:numPr>
          <w:ilvl w:val="3"/>
          <w:numId w:val="43"/>
        </w:numPr>
        <w:tabs>
          <w:tab w:val="left" w:pos="426"/>
        </w:tabs>
        <w:spacing w:line="256" w:lineRule="auto"/>
        <w:ind w:left="709" w:hanging="283"/>
        <w:jc w:val="left"/>
        <w:rPr>
          <w:rFonts w:cs="Times New Roman"/>
          <w:szCs w:val="28"/>
        </w:rPr>
      </w:pPr>
      <w:r w:rsidRPr="005C318F">
        <w:rPr>
          <w:rFonts w:cs="Times New Roman"/>
          <w:b/>
          <w:szCs w:val="28"/>
        </w:rPr>
        <w:t xml:space="preserve">Nested: </w:t>
      </w:r>
      <w:r w:rsidRPr="005C318F">
        <w:rPr>
          <w:rFonts w:cs="Times New Roman"/>
          <w:szCs w:val="28"/>
        </w:rPr>
        <w:t>là một kiểu đặc biệ của object, được sử dụng khi bạn muốn lưu trữ một mảng các đối tượng.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D063C" w:rsidRPr="005C318F" w14:paraId="0C9977BE" w14:textId="77777777" w:rsidTr="00CD063C">
        <w:tc>
          <w:tcPr>
            <w:tcW w:w="4675" w:type="dxa"/>
            <w:hideMark/>
          </w:tcPr>
          <w:p w14:paraId="54BAE7C1" w14:textId="7A5B95D6" w:rsidR="00CD063C" w:rsidRPr="005C318F" w:rsidRDefault="00CD063C">
            <w:pPr>
              <w:rPr>
                <w:szCs w:val="28"/>
              </w:rPr>
            </w:pPr>
            <w:r w:rsidRPr="005C318F">
              <w:rPr>
                <w:noProof/>
                <w:szCs w:val="28"/>
              </w:rPr>
              <w:drawing>
                <wp:inline distT="0" distB="0" distL="0" distR="0" wp14:anchorId="3C6D3D7A" wp14:editId="29D5639F">
                  <wp:extent cx="2752725" cy="2914650"/>
                  <wp:effectExtent l="0" t="0" r="9525" b="0"/>
                  <wp:docPr id="14634086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2725" cy="2914650"/>
                          </a:xfrm>
                          <a:prstGeom prst="rect">
                            <a:avLst/>
                          </a:prstGeom>
                          <a:noFill/>
                          <a:ln>
                            <a:noFill/>
                          </a:ln>
                        </pic:spPr>
                      </pic:pic>
                    </a:graphicData>
                  </a:graphic>
                </wp:inline>
              </w:drawing>
            </w:r>
          </w:p>
        </w:tc>
        <w:tc>
          <w:tcPr>
            <w:tcW w:w="4675" w:type="dxa"/>
            <w:hideMark/>
          </w:tcPr>
          <w:p w14:paraId="2159C9A5" w14:textId="02D2B2B6" w:rsidR="00CD063C" w:rsidRPr="005C318F" w:rsidRDefault="00CD063C">
            <w:pPr>
              <w:rPr>
                <w:szCs w:val="28"/>
              </w:rPr>
            </w:pPr>
            <w:r w:rsidRPr="005C318F">
              <w:rPr>
                <w:noProof/>
                <w:szCs w:val="28"/>
              </w:rPr>
              <w:drawing>
                <wp:inline distT="0" distB="0" distL="0" distR="0" wp14:anchorId="45DC586C" wp14:editId="38753082">
                  <wp:extent cx="2390775" cy="1828800"/>
                  <wp:effectExtent l="0" t="0" r="9525" b="0"/>
                  <wp:docPr id="14493315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0775" cy="1828800"/>
                          </a:xfrm>
                          <a:prstGeom prst="rect">
                            <a:avLst/>
                          </a:prstGeom>
                          <a:noFill/>
                          <a:ln>
                            <a:noFill/>
                          </a:ln>
                        </pic:spPr>
                      </pic:pic>
                    </a:graphicData>
                  </a:graphic>
                </wp:inline>
              </w:drawing>
            </w:r>
          </w:p>
        </w:tc>
      </w:tr>
    </w:tbl>
    <w:p w14:paraId="2FB0F0E7" w14:textId="77777777" w:rsidR="00CD063C" w:rsidRPr="005C318F" w:rsidRDefault="00CD063C" w:rsidP="00CD063C">
      <w:pPr>
        <w:rPr>
          <w:rFonts w:cs="Times New Roman"/>
        </w:rPr>
      </w:pPr>
    </w:p>
    <w:p w14:paraId="4E7187AD" w14:textId="47DF6C0A" w:rsidR="00935320" w:rsidRPr="005C318F" w:rsidRDefault="00935320" w:rsidP="00374416">
      <w:pPr>
        <w:pStyle w:val="A3"/>
        <w:rPr>
          <w:rFonts w:cs="Times New Roman"/>
        </w:rPr>
      </w:pPr>
      <w:bookmarkStart w:id="188" w:name="_Toc150956544"/>
      <w:bookmarkStart w:id="189" w:name="_Toc152803457"/>
      <w:r w:rsidRPr="005C318F">
        <w:rPr>
          <w:rFonts w:cs="Times New Roman"/>
        </w:rPr>
        <w:t>Searching</w:t>
      </w:r>
      <w:bookmarkEnd w:id="188"/>
      <w:bookmarkEnd w:id="189"/>
    </w:p>
    <w:p w14:paraId="09AE5F83" w14:textId="79CC05E0" w:rsidR="001F4B07" w:rsidRPr="005C318F" w:rsidRDefault="001F4B07" w:rsidP="001F4B07">
      <w:pPr>
        <w:rPr>
          <w:rFonts w:cs="Times New Roman"/>
        </w:rPr>
      </w:pPr>
      <w:r w:rsidRPr="005C318F">
        <w:rPr>
          <w:rFonts w:cs="Times New Roman"/>
        </w:rPr>
        <w:t>Trong Elasticsearch, chúng ta có thể thực hiện search</w:t>
      </w:r>
    </w:p>
    <w:p w14:paraId="7F86C48C" w14:textId="77777777" w:rsidR="001F4B07" w:rsidRPr="005C318F" w:rsidRDefault="001F4B07" w:rsidP="001F4B07">
      <w:pPr>
        <w:rPr>
          <w:rFonts w:cs="Times New Roman"/>
        </w:rPr>
      </w:pPr>
      <w:r w:rsidRPr="005C318F">
        <w:rPr>
          <w:rFonts w:cs="Times New Roman"/>
        </w:rPr>
        <w:t>Một số câu lệnh có thể sử dụng trong việc tìm kiếm:</w:t>
      </w:r>
    </w:p>
    <w:p w14:paraId="702F3355" w14:textId="77777777" w:rsidR="001F4B07" w:rsidRPr="005C318F" w:rsidRDefault="001F4B07" w:rsidP="001F4B07">
      <w:pPr>
        <w:rPr>
          <w:rFonts w:cs="Times New Roman"/>
        </w:rPr>
      </w:pPr>
      <w:r w:rsidRPr="005C318F">
        <w:rPr>
          <w:rFonts w:cs="Times New Roman"/>
        </w:rPr>
        <w:t xml:space="preserve">GET /products/_doc/100 </w:t>
      </w:r>
    </w:p>
    <w:p w14:paraId="5DD12EA6" w14:textId="77777777" w:rsidR="001F4B07" w:rsidRPr="005C318F" w:rsidRDefault="001F4B07" w:rsidP="001F4B07">
      <w:pPr>
        <w:rPr>
          <w:rFonts w:cs="Times New Roman"/>
        </w:rPr>
      </w:pPr>
      <w:r w:rsidRPr="005C318F">
        <w:rPr>
          <w:rFonts w:cs="Times New Roman"/>
        </w:rPr>
        <w:t xml:space="preserve">GET /products/_search? </w:t>
      </w:r>
    </w:p>
    <w:p w14:paraId="3CF7905D" w14:textId="77777777" w:rsidR="001F4B07" w:rsidRPr="005C318F" w:rsidRDefault="001F4B07" w:rsidP="001F4B07">
      <w:pPr>
        <w:rPr>
          <w:rFonts w:cs="Times New Roman"/>
        </w:rPr>
      </w:pPr>
      <w:r w:rsidRPr="005C318F">
        <w:rPr>
          <w:rFonts w:cs="Times New Roman"/>
        </w:rPr>
        <w:lastRenderedPageBreak/>
        <w:t xml:space="preserve">GET /products/_search?q=name:Maker </w:t>
      </w:r>
    </w:p>
    <w:p w14:paraId="006A1582" w14:textId="77777777" w:rsidR="001F4B07" w:rsidRPr="005C318F" w:rsidRDefault="001F4B07" w:rsidP="001F4B07">
      <w:pPr>
        <w:rPr>
          <w:rFonts w:cs="Times New Roman"/>
        </w:rPr>
      </w:pPr>
      <w:r w:rsidRPr="005C318F">
        <w:rPr>
          <w:rFonts w:cs="Times New Roman"/>
        </w:rPr>
        <w:t xml:space="preserve">GET /products/_search?q=name:tenet </w:t>
      </w:r>
    </w:p>
    <w:p w14:paraId="1F2DD5A7" w14:textId="230A59E3" w:rsidR="001F4B07" w:rsidRPr="005C318F" w:rsidRDefault="001F4B07" w:rsidP="001F4B07">
      <w:pPr>
        <w:rPr>
          <w:rFonts w:cs="Times New Roman"/>
        </w:rPr>
      </w:pPr>
      <w:r w:rsidRPr="005C318F">
        <w:rPr>
          <w:rFonts w:cs="Times New Roman"/>
        </w:rPr>
        <w:t>GET /products/_search?q=name:Maker AND price:65</w:t>
      </w:r>
    </w:p>
    <w:p w14:paraId="25BF8C13" w14:textId="77777777" w:rsidR="001F4B07" w:rsidRPr="005C318F" w:rsidRDefault="001F4B07" w:rsidP="001F4B07">
      <w:pPr>
        <w:rPr>
          <w:rFonts w:cs="Times New Roman"/>
          <w:b/>
        </w:rPr>
      </w:pPr>
      <w:r w:rsidRPr="005C318F">
        <w:rPr>
          <w:rFonts w:cs="Times New Roman"/>
          <w:b/>
        </w:rPr>
        <w:t>Query DSL</w:t>
      </w:r>
      <w:r w:rsidRPr="005C318F">
        <w:rP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F4B07" w:rsidRPr="005C318F" w14:paraId="2254CC3C" w14:textId="77777777" w:rsidTr="00AB6EBF">
        <w:tc>
          <w:tcPr>
            <w:tcW w:w="4675" w:type="dxa"/>
          </w:tcPr>
          <w:p w14:paraId="406D7A2F" w14:textId="77777777" w:rsidR="001F4B07" w:rsidRPr="005C318F" w:rsidRDefault="001F4B07" w:rsidP="00AB6EBF">
            <w:r w:rsidRPr="005C318F">
              <w:t xml:space="preserve">GET /products/_search { </w:t>
            </w:r>
          </w:p>
          <w:p w14:paraId="42F5302B" w14:textId="77777777" w:rsidR="001F4B07" w:rsidRPr="005C318F" w:rsidRDefault="001F4B07" w:rsidP="00AB6EBF">
            <w:pPr>
              <w:ind w:firstLine="720"/>
            </w:pPr>
            <w:r w:rsidRPr="005C318F">
              <w:t xml:space="preserve">"query": { </w:t>
            </w:r>
          </w:p>
          <w:p w14:paraId="5345CC51" w14:textId="77777777" w:rsidR="001F4B07" w:rsidRPr="005C318F" w:rsidRDefault="001F4B07" w:rsidP="00AB6EBF">
            <w:pPr>
              <w:ind w:left="720" w:firstLine="720"/>
            </w:pPr>
            <w:r w:rsidRPr="005C318F">
              <w:t>"match": {"in_stock":10}</w:t>
            </w:r>
          </w:p>
          <w:p w14:paraId="37BC3271" w14:textId="77777777" w:rsidR="001F4B07" w:rsidRPr="005C318F" w:rsidRDefault="001F4B07" w:rsidP="00AB6EBF">
            <w:pPr>
              <w:ind w:left="720" w:firstLine="720"/>
            </w:pPr>
            <w:r w:rsidRPr="005C318F">
              <w:t xml:space="preserve">    } </w:t>
            </w:r>
          </w:p>
          <w:p w14:paraId="49E7EBEC" w14:textId="77777777" w:rsidR="001F4B07" w:rsidRPr="005C318F" w:rsidRDefault="001F4B07" w:rsidP="00AB6EBF">
            <w:r w:rsidRPr="005C318F">
              <w:t>}</w:t>
            </w:r>
          </w:p>
        </w:tc>
        <w:tc>
          <w:tcPr>
            <w:tcW w:w="4675" w:type="dxa"/>
          </w:tcPr>
          <w:p w14:paraId="61529287" w14:textId="77777777" w:rsidR="001F4B07" w:rsidRPr="005C318F" w:rsidRDefault="001F4B07" w:rsidP="00AB6EBF">
            <w:r w:rsidRPr="005C318F">
              <w:t xml:space="preserve">GET /products/_search { </w:t>
            </w:r>
          </w:p>
          <w:p w14:paraId="37CC1E0F" w14:textId="77777777" w:rsidR="001F4B07" w:rsidRPr="005C318F" w:rsidRDefault="001F4B07" w:rsidP="00AB6EBF">
            <w:pPr>
              <w:ind w:firstLine="720"/>
            </w:pPr>
            <w:r w:rsidRPr="005C318F">
              <w:t xml:space="preserve">"query": { </w:t>
            </w:r>
          </w:p>
          <w:p w14:paraId="2CA9F733" w14:textId="77777777" w:rsidR="001F4B07" w:rsidRPr="005C318F" w:rsidRDefault="001F4B07" w:rsidP="00AB6EBF">
            <w:pPr>
              <w:ind w:left="720" w:firstLine="720"/>
            </w:pPr>
            <w:r w:rsidRPr="005C318F">
              <w:t xml:space="preserve">"bool": { </w:t>
            </w:r>
          </w:p>
          <w:p w14:paraId="0F7D1986" w14:textId="77777777" w:rsidR="001F4B07" w:rsidRPr="005C318F" w:rsidRDefault="001F4B07" w:rsidP="00AB6EBF">
            <w:pPr>
              <w:ind w:left="1440" w:firstLine="720"/>
            </w:pPr>
            <w:r w:rsidRPr="005C318F">
              <w:t xml:space="preserve">"must": [ </w:t>
            </w:r>
          </w:p>
          <w:p w14:paraId="4D48F3C9" w14:textId="77777777" w:rsidR="001F4B07" w:rsidRPr="005C318F" w:rsidRDefault="001F4B07" w:rsidP="00AB6EBF">
            <w:pPr>
              <w:ind w:left="2160" w:firstLine="720"/>
            </w:pPr>
            <w:r w:rsidRPr="005C318F">
              <w:t xml:space="preserve">{ "match": {"in_stock":10}}, </w:t>
            </w:r>
          </w:p>
          <w:p w14:paraId="02BD3227" w14:textId="77777777" w:rsidR="001F4B07" w:rsidRPr="005C318F" w:rsidRDefault="001F4B07" w:rsidP="00AB6EBF">
            <w:pPr>
              <w:ind w:left="2160" w:firstLine="720"/>
            </w:pPr>
            <w:r w:rsidRPr="005C318F">
              <w:t xml:space="preserve">{ "match": {"name":"Maker"}} </w:t>
            </w:r>
          </w:p>
          <w:p w14:paraId="2F39A443" w14:textId="77777777" w:rsidR="001F4B07" w:rsidRPr="005C318F" w:rsidRDefault="001F4B07" w:rsidP="00AB6EBF">
            <w:pPr>
              <w:ind w:left="2160" w:firstLine="720"/>
            </w:pPr>
            <w:r w:rsidRPr="005C318F">
              <w:t>]</w:t>
            </w:r>
          </w:p>
          <w:p w14:paraId="515F6A9E" w14:textId="77777777" w:rsidR="001F4B07" w:rsidRPr="005C318F" w:rsidRDefault="001F4B07" w:rsidP="00AB6EBF">
            <w:r w:rsidRPr="005C318F">
              <w:t xml:space="preserve">                                } </w:t>
            </w:r>
          </w:p>
          <w:p w14:paraId="548A1CCB" w14:textId="77777777" w:rsidR="001F4B07" w:rsidRPr="005C318F" w:rsidRDefault="001F4B07" w:rsidP="00AB6EBF">
            <w:r w:rsidRPr="005C318F">
              <w:t xml:space="preserve">                         } }</w:t>
            </w:r>
          </w:p>
          <w:p w14:paraId="517F7914" w14:textId="77777777" w:rsidR="001F4B07" w:rsidRPr="005C318F" w:rsidRDefault="001F4B07" w:rsidP="00AB6EBF"/>
        </w:tc>
      </w:tr>
    </w:tbl>
    <w:p w14:paraId="2A2BD6B7" w14:textId="77777777" w:rsidR="001F4B07" w:rsidRPr="005C318F" w:rsidRDefault="001F4B07" w:rsidP="001F4B07">
      <w:pPr>
        <w:rPr>
          <w:rFonts w:cs="Times New Roman"/>
        </w:rPr>
      </w:pPr>
    </w:p>
    <w:p w14:paraId="6ED8F7CE" w14:textId="77777777" w:rsidR="001F4B07" w:rsidRPr="005C318F" w:rsidRDefault="001F4B07" w:rsidP="001F4B07">
      <w:pPr>
        <w:rPr>
          <w:rFonts w:cs="Times New Roman"/>
        </w:rPr>
      </w:pPr>
      <w:r w:rsidRPr="005C318F">
        <w:rPr>
          <w:rFonts w:cs="Times New Roman"/>
        </w:rPr>
        <w:t>Trong query DSL được chia làm 2 loại:</w:t>
      </w:r>
    </w:p>
    <w:p w14:paraId="14A78510" w14:textId="77777777" w:rsidR="001F4B07" w:rsidRPr="005C318F" w:rsidRDefault="001F4B07" w:rsidP="001F4B07">
      <w:pPr>
        <w:pStyle w:val="ListParagraph"/>
        <w:numPr>
          <w:ilvl w:val="0"/>
          <w:numId w:val="44"/>
        </w:numPr>
        <w:rPr>
          <w:rFonts w:cs="Times New Roman"/>
        </w:rPr>
      </w:pPr>
      <w:r w:rsidRPr="005C318F">
        <w:rPr>
          <w:rFonts w:cs="Times New Roman"/>
        </w:rPr>
        <w:t xml:space="preserve">Leaf query: tìm kiếm trên một trường thông tin duy nhất </w:t>
      </w:r>
    </w:p>
    <w:p w14:paraId="65C9977C" w14:textId="6926CD4D" w:rsidR="001F4B07" w:rsidRPr="005C318F" w:rsidRDefault="001F4B07" w:rsidP="001F4B07">
      <w:pPr>
        <w:pStyle w:val="ListParagraph"/>
        <w:numPr>
          <w:ilvl w:val="0"/>
          <w:numId w:val="44"/>
        </w:numPr>
        <w:rPr>
          <w:rFonts w:cs="Times New Roman"/>
        </w:rPr>
      </w:pPr>
      <w:r w:rsidRPr="005C318F">
        <w:rPr>
          <w:rFonts w:cs="Times New Roman"/>
        </w:rPr>
        <w:t>Bool query: truy vấn tổng hợp có thể dùng nhiều trường khác nhau</w:t>
      </w:r>
    </w:p>
    <w:p w14:paraId="01C565C3" w14:textId="77777777" w:rsidR="001F4B07" w:rsidRPr="005C318F" w:rsidRDefault="001F4B07" w:rsidP="001F4B07">
      <w:pPr>
        <w:rPr>
          <w:rFonts w:cs="Times New Roman"/>
          <w:b/>
        </w:rPr>
      </w:pPr>
      <w:r w:rsidRPr="005C318F">
        <w:rPr>
          <w:rFonts w:cs="Times New Roman"/>
          <w:b/>
        </w:rPr>
        <w:t xml:space="preserve">How searching work </w:t>
      </w:r>
    </w:p>
    <w:p w14:paraId="0CDDAB08" w14:textId="77777777" w:rsidR="001F4B07" w:rsidRPr="005C318F" w:rsidRDefault="001F4B07" w:rsidP="001F4B07">
      <w:pPr>
        <w:rPr>
          <w:rFonts w:cs="Times New Roman"/>
        </w:rPr>
      </w:pPr>
      <w:r w:rsidRPr="005C318F">
        <w:rPr>
          <w:rFonts w:cs="Times New Roman"/>
        </w:rPr>
        <w:t>Như đã trình bày ở trên thì một index sẽ được chia thành các shard và lưu trữ trên nhiều node khác nhau. Vậy nên khi có một query tới thì Elasticsearch không chỉ tìm kiếm trên 1 node mà sẽ tìm kiếm trên nhiều node khác nhau để trả về cho client.</w:t>
      </w:r>
    </w:p>
    <w:p w14:paraId="2EF7066F" w14:textId="77777777" w:rsidR="001F4B07" w:rsidRPr="005C318F" w:rsidRDefault="001F4B07" w:rsidP="001F4B07">
      <w:pPr>
        <w:rPr>
          <w:rFonts w:cs="Times New Roman"/>
        </w:rPr>
      </w:pPr>
      <w:r w:rsidRPr="005C318F">
        <w:rPr>
          <w:rFonts w:cs="Times New Roman"/>
        </w:rPr>
        <w:t>Chính vì vậy mà trong elasticsearch sẽ có 2 port sử dụng với 2 mục đích khác nhau:</w:t>
      </w:r>
    </w:p>
    <w:p w14:paraId="55BEA775" w14:textId="77777777" w:rsidR="001F4B07" w:rsidRPr="005C318F" w:rsidRDefault="001F4B07" w:rsidP="001F4B07">
      <w:pPr>
        <w:pStyle w:val="ListParagraph"/>
        <w:numPr>
          <w:ilvl w:val="0"/>
          <w:numId w:val="44"/>
        </w:numPr>
        <w:rPr>
          <w:rFonts w:cs="Times New Roman"/>
        </w:rPr>
      </w:pPr>
      <w:r w:rsidRPr="005C318F">
        <w:rPr>
          <w:rFonts w:cs="Times New Roman"/>
        </w:rPr>
        <w:t>Port 9200: nhận request từ bên ngoài cluster</w:t>
      </w:r>
    </w:p>
    <w:p w14:paraId="771ACA44" w14:textId="58BB55C4" w:rsidR="001F4B07" w:rsidRPr="005C318F" w:rsidRDefault="001F4B07" w:rsidP="001F4B07">
      <w:pPr>
        <w:pStyle w:val="ListParagraph"/>
        <w:numPr>
          <w:ilvl w:val="0"/>
          <w:numId w:val="44"/>
        </w:numPr>
        <w:rPr>
          <w:rFonts w:cs="Times New Roman"/>
        </w:rPr>
      </w:pPr>
      <w:r w:rsidRPr="005C318F">
        <w:rPr>
          <w:rFonts w:cs="Times New Roman"/>
        </w:rPr>
        <w:t>Port 9300: trao đổi thông tin giữa các node trong cùng cluster</w:t>
      </w:r>
    </w:p>
    <w:p w14:paraId="29505F16" w14:textId="0B5C9401" w:rsidR="001F4B07" w:rsidRPr="005C318F" w:rsidRDefault="001F4B07" w:rsidP="001F4B07">
      <w:pPr>
        <w:jc w:val="left"/>
        <w:rPr>
          <w:rFonts w:cs="Times New Roman"/>
        </w:rPr>
      </w:pPr>
      <w:r w:rsidRPr="005C318F">
        <w:rPr>
          <w:rFonts w:cs="Times New Roman"/>
        </w:rPr>
        <w:br w:type="page"/>
      </w:r>
    </w:p>
    <w:p w14:paraId="59CE7BC0" w14:textId="77777777" w:rsidR="001F4B07" w:rsidRPr="005C318F" w:rsidRDefault="001F4B07" w:rsidP="001F4B07">
      <w:pPr>
        <w:rPr>
          <w:rFonts w:cs="Times New Roman"/>
          <w:b/>
        </w:rPr>
      </w:pPr>
      <w:r w:rsidRPr="005C318F">
        <w:rPr>
          <w:rFonts w:cs="Times New Roman"/>
          <w:b/>
        </w:rPr>
        <w:lastRenderedPageBreak/>
        <w:t xml:space="preserve">Match query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4"/>
        <w:gridCol w:w="4776"/>
      </w:tblGrid>
      <w:tr w:rsidR="001F4B07" w:rsidRPr="005C318F" w14:paraId="50A35F42" w14:textId="77777777" w:rsidTr="00AB6EBF">
        <w:tc>
          <w:tcPr>
            <w:tcW w:w="4584" w:type="dxa"/>
          </w:tcPr>
          <w:p w14:paraId="616E6810" w14:textId="77777777" w:rsidR="001F4B07" w:rsidRPr="005C318F" w:rsidRDefault="001F4B07" w:rsidP="00AB6EBF">
            <w:r w:rsidRPr="005C318F">
              <w:rPr>
                <w:noProof/>
              </w:rPr>
              <w:drawing>
                <wp:inline distT="0" distB="0" distL="0" distR="0" wp14:anchorId="316DF0CF" wp14:editId="61BC15DB">
                  <wp:extent cx="2524477" cy="1905266"/>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477" cy="1905266"/>
                          </a:xfrm>
                          <a:prstGeom prst="rect">
                            <a:avLst/>
                          </a:prstGeom>
                        </pic:spPr>
                      </pic:pic>
                    </a:graphicData>
                  </a:graphic>
                </wp:inline>
              </w:drawing>
            </w:r>
          </w:p>
        </w:tc>
        <w:tc>
          <w:tcPr>
            <w:tcW w:w="4776" w:type="dxa"/>
          </w:tcPr>
          <w:p w14:paraId="639B1C8E" w14:textId="77777777" w:rsidR="001F4B07" w:rsidRPr="005C318F" w:rsidRDefault="001F4B07" w:rsidP="00AB6EBF">
            <w:r w:rsidRPr="005C318F">
              <w:rPr>
                <w:noProof/>
              </w:rPr>
              <w:drawing>
                <wp:inline distT="0" distB="0" distL="0" distR="0" wp14:anchorId="079F588A" wp14:editId="071461C8">
                  <wp:extent cx="2896004" cy="44678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6004" cy="4467849"/>
                          </a:xfrm>
                          <a:prstGeom prst="rect">
                            <a:avLst/>
                          </a:prstGeom>
                        </pic:spPr>
                      </pic:pic>
                    </a:graphicData>
                  </a:graphic>
                </wp:inline>
              </w:drawing>
            </w:r>
          </w:p>
        </w:tc>
      </w:tr>
      <w:tr w:rsidR="001F4B07" w:rsidRPr="005C318F" w14:paraId="7BA476FC" w14:textId="77777777" w:rsidTr="00AB6EBF">
        <w:tc>
          <w:tcPr>
            <w:tcW w:w="4584" w:type="dxa"/>
          </w:tcPr>
          <w:p w14:paraId="268A417E" w14:textId="77777777" w:rsidR="001F4B07" w:rsidRPr="005C318F" w:rsidRDefault="001F4B07" w:rsidP="00AB6EBF"/>
        </w:tc>
        <w:tc>
          <w:tcPr>
            <w:tcW w:w="4776" w:type="dxa"/>
          </w:tcPr>
          <w:p w14:paraId="20FF4270" w14:textId="77777777" w:rsidR="001F4B07" w:rsidRPr="005C318F" w:rsidRDefault="001F4B07" w:rsidP="00AB6EBF"/>
        </w:tc>
      </w:tr>
    </w:tbl>
    <w:p w14:paraId="6F759981" w14:textId="77777777" w:rsidR="001F4B07" w:rsidRPr="005C318F" w:rsidRDefault="001F4B07" w:rsidP="001F4B07">
      <w:pPr>
        <w:rPr>
          <w:rFonts w:cs="Times New Roman"/>
        </w:rPr>
      </w:pPr>
      <w:r w:rsidRPr="005C318F">
        <w:rPr>
          <w:rFonts w:cs="Times New Roman"/>
        </w:rPr>
        <w:t>Với query này, elasticseach sử dụng việc analyzer và tokenizer để chia nhỏ văn bản phục vụ cho việc tìm kiếm các document có nội dung trường content bao gồm cả “review” và “index”</w:t>
      </w:r>
    </w:p>
    <w:p w14:paraId="0D8EE2BA" w14:textId="77777777" w:rsidR="001F4B07" w:rsidRPr="005C318F" w:rsidRDefault="001F4B07" w:rsidP="001F4B07">
      <w:pPr>
        <w:rPr>
          <w:rFonts w:cs="Times New Roman"/>
        </w:rPr>
      </w:pPr>
      <w:r w:rsidRPr="005C318F">
        <w:rPr>
          <w:rFonts w:cs="Times New Roman"/>
        </w:rPr>
        <w:t>Ngoài match query thì elasticsearch còn có multi-match query giúp truy vấn trên nhiều trường khác nhau.</w:t>
      </w:r>
    </w:p>
    <w:p w14:paraId="3D9CAC99" w14:textId="77777777" w:rsidR="001F4B07" w:rsidRPr="005C318F" w:rsidRDefault="001F4B07" w:rsidP="001F4B07">
      <w:pPr>
        <w:rPr>
          <w:rFonts w:cs="Times New Roman"/>
          <w:b/>
        </w:rPr>
      </w:pPr>
      <w:r w:rsidRPr="005C318F">
        <w:rPr>
          <w:rFonts w:cs="Times New Roman"/>
          <w:b/>
        </w:rPr>
        <w:t xml:space="preserve">Term query </w:t>
      </w:r>
    </w:p>
    <w:p w14:paraId="3E9637CF" w14:textId="77777777" w:rsidR="001F4B07" w:rsidRPr="005C318F" w:rsidRDefault="001F4B07" w:rsidP="001F4B07">
      <w:pPr>
        <w:rPr>
          <w:rFonts w:cs="Times New Roman"/>
        </w:rPr>
      </w:pPr>
      <w:r w:rsidRPr="005C318F">
        <w:rPr>
          <w:rFonts w:cs="Times New Roman"/>
        </w:rPr>
        <w:t>Trong elasticsearch, term query là một loại truy vấn được sử dụng để tìm kiếm các tài liệu dựa trên giá trị cụ thể của một trường (field).</w:t>
      </w:r>
    </w:p>
    <w:p w14:paraId="23E7CBF4" w14:textId="77777777" w:rsidR="001F4B07" w:rsidRPr="005C318F" w:rsidRDefault="001F4B07" w:rsidP="001F4B07">
      <w:pPr>
        <w:rPr>
          <w:rFonts w:cs="Times New Roman"/>
        </w:rPr>
      </w:pPr>
      <w:r w:rsidRPr="005C318F">
        <w:rPr>
          <w:rFonts w:cs="Times New Roman"/>
        </w:rPr>
        <w:t xml:space="preserve">Lưu ý tránh sử dụng truy vấn này cho trường văn bản (text field). Theo mặc định, elasticsearch thay đổi giá trị trường văn bản như một phần của phân tích. Điều này </w:t>
      </w:r>
      <w:r w:rsidRPr="005C318F">
        <w:rPr>
          <w:rFonts w:cs="Times New Roman"/>
        </w:rPr>
        <w:lastRenderedPageBreak/>
        <w:t>có thể làm cho việc tìm kiếm kết quả khớp chính xác cho trường văn bản trở nên khó khăn. Để tìm kiếm theo trường văn bản thì ta có thể sử dụng match query.</w:t>
      </w:r>
    </w:p>
    <w:tbl>
      <w:tblPr>
        <w:tblStyle w:val="TableGrid"/>
        <w:tblW w:w="0" w:type="auto"/>
        <w:tblLook w:val="04A0" w:firstRow="1" w:lastRow="0" w:firstColumn="1" w:lastColumn="0" w:noHBand="0" w:noVBand="1"/>
      </w:tblPr>
      <w:tblGrid>
        <w:gridCol w:w="4675"/>
        <w:gridCol w:w="4675"/>
      </w:tblGrid>
      <w:tr w:rsidR="001F4B07" w:rsidRPr="005C318F" w14:paraId="6E3F67AC" w14:textId="77777777" w:rsidTr="00AB6EBF">
        <w:tc>
          <w:tcPr>
            <w:tcW w:w="4675" w:type="dxa"/>
          </w:tcPr>
          <w:p w14:paraId="0E881B9F" w14:textId="77777777" w:rsidR="001F4B07" w:rsidRPr="005C318F" w:rsidRDefault="001F4B07" w:rsidP="00AB6EBF">
            <w:r w:rsidRPr="005C318F">
              <w:t>Term query</w:t>
            </w:r>
          </w:p>
        </w:tc>
        <w:tc>
          <w:tcPr>
            <w:tcW w:w="4675" w:type="dxa"/>
          </w:tcPr>
          <w:p w14:paraId="16985D49" w14:textId="77777777" w:rsidR="001F4B07" w:rsidRPr="005C318F" w:rsidRDefault="001F4B07" w:rsidP="00AB6EBF">
            <w:r w:rsidRPr="005C318F">
              <w:t>Match query</w:t>
            </w:r>
          </w:p>
        </w:tc>
      </w:tr>
      <w:tr w:rsidR="001F4B07" w:rsidRPr="005C318F" w14:paraId="09F72C39" w14:textId="77777777" w:rsidTr="00AB6EBF">
        <w:tc>
          <w:tcPr>
            <w:tcW w:w="4675" w:type="dxa"/>
          </w:tcPr>
          <w:p w14:paraId="11792D7E" w14:textId="77777777" w:rsidR="001F4B07" w:rsidRPr="005C318F" w:rsidRDefault="001F4B07" w:rsidP="00AB6EBF">
            <w:r w:rsidRPr="005C318F">
              <w:t>{</w:t>
            </w:r>
          </w:p>
          <w:p w14:paraId="70D305ED" w14:textId="77777777" w:rsidR="001F4B07" w:rsidRPr="005C318F" w:rsidRDefault="001F4B07" w:rsidP="00AB6EBF">
            <w:r w:rsidRPr="005C318F">
              <w:t xml:space="preserve">  "query": {</w:t>
            </w:r>
          </w:p>
          <w:p w14:paraId="6A97360D" w14:textId="77777777" w:rsidR="001F4B07" w:rsidRPr="005C318F" w:rsidRDefault="001F4B07" w:rsidP="00AB6EBF">
            <w:r w:rsidRPr="005C318F">
              <w:t xml:space="preserve">    "term": {</w:t>
            </w:r>
          </w:p>
          <w:p w14:paraId="460192B9" w14:textId="77777777" w:rsidR="001F4B07" w:rsidRPr="005C318F" w:rsidRDefault="001F4B07" w:rsidP="00AB6EBF">
            <w:r w:rsidRPr="005C318F">
              <w:t xml:space="preserve">      "title.keyword":"Elasticsearch Guide"</w:t>
            </w:r>
          </w:p>
          <w:p w14:paraId="4566A2AA" w14:textId="77777777" w:rsidR="001F4B07" w:rsidRPr="005C318F" w:rsidRDefault="001F4B07" w:rsidP="00AB6EBF">
            <w:r w:rsidRPr="005C318F">
              <w:t xml:space="preserve">    }</w:t>
            </w:r>
          </w:p>
          <w:p w14:paraId="0D7B3D56" w14:textId="77777777" w:rsidR="001F4B07" w:rsidRPr="005C318F" w:rsidRDefault="001F4B07" w:rsidP="00AB6EBF">
            <w:r w:rsidRPr="005C318F">
              <w:t xml:space="preserve">  }</w:t>
            </w:r>
          </w:p>
          <w:p w14:paraId="4BECBD18" w14:textId="77777777" w:rsidR="001F4B07" w:rsidRPr="005C318F" w:rsidRDefault="001F4B07" w:rsidP="00AB6EBF">
            <w:r w:rsidRPr="005C318F">
              <w:t>}</w:t>
            </w:r>
          </w:p>
        </w:tc>
        <w:tc>
          <w:tcPr>
            <w:tcW w:w="4675" w:type="dxa"/>
          </w:tcPr>
          <w:p w14:paraId="541F2C0B" w14:textId="77777777" w:rsidR="001F4B07" w:rsidRPr="005C318F" w:rsidRDefault="001F4B07" w:rsidP="00AB6EBF">
            <w:r w:rsidRPr="005C318F">
              <w:t>{</w:t>
            </w:r>
          </w:p>
          <w:p w14:paraId="4AE9722B" w14:textId="77777777" w:rsidR="001F4B07" w:rsidRPr="005C318F" w:rsidRDefault="001F4B07" w:rsidP="00AB6EBF">
            <w:r w:rsidRPr="005C318F">
              <w:t xml:space="preserve">  "query": {</w:t>
            </w:r>
          </w:p>
          <w:p w14:paraId="78CDC318" w14:textId="77777777" w:rsidR="001F4B07" w:rsidRPr="005C318F" w:rsidRDefault="001F4B07" w:rsidP="00AB6EBF">
            <w:r w:rsidRPr="005C318F">
              <w:t xml:space="preserve">    "match": {</w:t>
            </w:r>
          </w:p>
          <w:p w14:paraId="08C26A01" w14:textId="77777777" w:rsidR="001F4B07" w:rsidRPr="005C318F" w:rsidRDefault="001F4B07" w:rsidP="00AB6EBF">
            <w:r w:rsidRPr="005C318F">
              <w:t xml:space="preserve">      "content": "Elasticsearch Guide"</w:t>
            </w:r>
          </w:p>
          <w:p w14:paraId="25696CA0" w14:textId="77777777" w:rsidR="001F4B07" w:rsidRPr="005C318F" w:rsidRDefault="001F4B07" w:rsidP="00AB6EBF">
            <w:r w:rsidRPr="005C318F">
              <w:t xml:space="preserve">    }</w:t>
            </w:r>
          </w:p>
          <w:p w14:paraId="5878FBCF" w14:textId="77777777" w:rsidR="001F4B07" w:rsidRPr="005C318F" w:rsidRDefault="001F4B07" w:rsidP="00AB6EBF">
            <w:r w:rsidRPr="005C318F">
              <w:t xml:space="preserve">  }</w:t>
            </w:r>
          </w:p>
          <w:p w14:paraId="34610B31" w14:textId="77777777" w:rsidR="001F4B07" w:rsidRPr="005C318F" w:rsidRDefault="001F4B07" w:rsidP="00AB6EBF">
            <w:r w:rsidRPr="005C318F">
              <w:t>}</w:t>
            </w:r>
          </w:p>
        </w:tc>
      </w:tr>
    </w:tbl>
    <w:p w14:paraId="6A683CE1" w14:textId="77777777" w:rsidR="001F4B07" w:rsidRPr="005C318F" w:rsidRDefault="001F4B07" w:rsidP="001F4B07">
      <w:pPr>
        <w:rPr>
          <w:rFonts w:cs="Times New Roman"/>
        </w:rPr>
      </w:pPr>
    </w:p>
    <w:p w14:paraId="3BF46A17" w14:textId="77777777" w:rsidR="001F4B07" w:rsidRPr="005C318F" w:rsidRDefault="001F4B07" w:rsidP="001F4B07">
      <w:pPr>
        <w:rPr>
          <w:rFonts w:cs="Times New Roman"/>
          <w:b/>
        </w:rPr>
      </w:pPr>
      <w:r w:rsidRPr="005C318F">
        <w:rPr>
          <w:rFonts w:cs="Times New Roman"/>
          <w:b/>
        </w:rPr>
        <w:t>Query và Filter context</w:t>
      </w:r>
    </w:p>
    <w:p w14:paraId="2A96D2D7" w14:textId="77777777" w:rsidR="001F4B07" w:rsidRPr="005C318F" w:rsidRDefault="001F4B07" w:rsidP="001F4B07">
      <w:pPr>
        <w:rPr>
          <w:rFonts w:cs="Times New Roman"/>
        </w:rPr>
      </w:pPr>
      <w:r w:rsidRPr="005C318F">
        <w:rPr>
          <w:rFonts w:cs="Times New Roman"/>
        </w:rPr>
        <w:t>Trong Elasticsearch, query và filter là hai khái nhiệm quan trọng và được sử dụng để thực hiện các tìm kiếm khác nhau trong các ngữ cảnh khác nhau.</w:t>
      </w:r>
    </w:p>
    <w:p w14:paraId="77235DD1" w14:textId="77777777" w:rsidR="001F4B07" w:rsidRPr="005C318F" w:rsidRDefault="001F4B07" w:rsidP="001F4B07">
      <w:pPr>
        <w:rPr>
          <w:rFonts w:cs="Times New Roman"/>
        </w:rPr>
      </w:pPr>
      <w:r w:rsidRPr="005C318F">
        <w:rPr>
          <w:rFonts w:cs="Times New Roman"/>
        </w:rPr>
        <w:t xml:space="preserve">Query context: </w:t>
      </w:r>
    </w:p>
    <w:p w14:paraId="22D3015B" w14:textId="77777777" w:rsidR="001F4B07" w:rsidRPr="005C318F" w:rsidRDefault="001F4B07" w:rsidP="001F4B07">
      <w:pPr>
        <w:pStyle w:val="ListParagraph"/>
        <w:numPr>
          <w:ilvl w:val="0"/>
          <w:numId w:val="45"/>
        </w:numPr>
        <w:rPr>
          <w:rFonts w:cs="Times New Roman"/>
        </w:rPr>
      </w:pPr>
      <w:r w:rsidRPr="005C318F">
        <w:rPr>
          <w:rFonts w:cs="Times New Roman"/>
        </w:rPr>
        <w:t>Chức năng: truy vấn được sử dụng để tìm kiếm và đánh giá độ phù hợp của tài liệu với một điều kiện cụ thể.</w:t>
      </w:r>
    </w:p>
    <w:p w14:paraId="13E7BF3A" w14:textId="77777777" w:rsidR="001F4B07" w:rsidRPr="005C318F" w:rsidRDefault="001F4B07" w:rsidP="001F4B07">
      <w:pPr>
        <w:pStyle w:val="ListParagraph"/>
        <w:numPr>
          <w:ilvl w:val="0"/>
          <w:numId w:val="45"/>
        </w:numPr>
        <w:rPr>
          <w:rFonts w:cs="Times New Roman"/>
        </w:rPr>
      </w:pPr>
      <w:r w:rsidRPr="005C318F">
        <w:rPr>
          <w:rFonts w:cs="Times New Roman"/>
        </w:rPr>
        <w:t>Đánh giá độ phù hợp: Truy vấn xác định mức độ phù hợp của tài liệu với điều kiện tìm kiếm bằng cách sử dụng các điểm số phù hợp (relevance scores)</w:t>
      </w:r>
    </w:p>
    <w:p w14:paraId="3C9FCC44" w14:textId="77777777" w:rsidR="001F4B07" w:rsidRPr="005C318F" w:rsidRDefault="001F4B07" w:rsidP="001F4B07">
      <w:pPr>
        <w:pStyle w:val="ListParagraph"/>
        <w:numPr>
          <w:ilvl w:val="0"/>
          <w:numId w:val="45"/>
        </w:numPr>
        <w:rPr>
          <w:rFonts w:cs="Times New Roman"/>
        </w:rPr>
      </w:pPr>
      <w:r w:rsidRPr="005C318F">
        <w:rPr>
          <w:rFonts w:cs="Times New Roman"/>
        </w:rPr>
        <w:t>Analyzer và Tokenizer: trong query context, elasticsearch thường được sử dụng Analyzer và Tokenizer để xử lý văn bản, phân tích và chia nhỏ văn bản thành các từ để tìm kiếm.</w:t>
      </w:r>
    </w:p>
    <w:p w14:paraId="596C2F62" w14:textId="77777777" w:rsidR="001F4B07" w:rsidRPr="005C318F" w:rsidRDefault="001F4B07" w:rsidP="001F4B07">
      <w:pPr>
        <w:rPr>
          <w:rFonts w:cs="Times New Roman"/>
        </w:rPr>
      </w:pPr>
      <w:r w:rsidRPr="005C318F">
        <w:rPr>
          <w:rFonts w:cs="Times New Roman"/>
        </w:rPr>
        <w:t>Filter context:</w:t>
      </w:r>
    </w:p>
    <w:p w14:paraId="2662A4E9" w14:textId="77777777" w:rsidR="001F4B07" w:rsidRPr="005C318F" w:rsidRDefault="001F4B07" w:rsidP="001F4B07">
      <w:pPr>
        <w:pStyle w:val="ListParagraph"/>
        <w:numPr>
          <w:ilvl w:val="0"/>
          <w:numId w:val="45"/>
        </w:numPr>
        <w:rPr>
          <w:rFonts w:cs="Times New Roman"/>
        </w:rPr>
      </w:pPr>
      <w:r w:rsidRPr="005C318F">
        <w:rPr>
          <w:rFonts w:cs="Times New Roman"/>
        </w:rPr>
        <w:t>Chức năng: Bộ lọc được sử dụng để giới hạn tập hợp các tài liệu dựa trên điều kiện nhất định mà không ảnh hưởng đến độ phù hợp.</w:t>
      </w:r>
    </w:p>
    <w:p w14:paraId="315D3E1C" w14:textId="77777777" w:rsidR="001F4B07" w:rsidRPr="005C318F" w:rsidRDefault="001F4B07" w:rsidP="001F4B07">
      <w:pPr>
        <w:pStyle w:val="ListParagraph"/>
        <w:numPr>
          <w:ilvl w:val="0"/>
          <w:numId w:val="45"/>
        </w:numPr>
        <w:rPr>
          <w:rFonts w:cs="Times New Roman"/>
        </w:rPr>
      </w:pPr>
      <w:r w:rsidRPr="005C318F">
        <w:rPr>
          <w:rFonts w:cs="Times New Roman"/>
        </w:rPr>
        <w:t>Optimization: Bộ lọc có thể được tối ưu hóa hơn so với truy vấn vì chúng không cần phải tính toán điểm số phù hợp.</w:t>
      </w:r>
    </w:p>
    <w:p w14:paraId="61248C3D" w14:textId="77777777" w:rsidR="001F4B07" w:rsidRPr="005C318F" w:rsidRDefault="001F4B07" w:rsidP="001F4B07">
      <w:pPr>
        <w:pStyle w:val="ListParagraph"/>
        <w:numPr>
          <w:ilvl w:val="0"/>
          <w:numId w:val="45"/>
        </w:numPr>
        <w:rPr>
          <w:rFonts w:cs="Times New Roman"/>
        </w:rPr>
      </w:pPr>
      <w:r w:rsidRPr="005C318F">
        <w:rPr>
          <w:rFonts w:cs="Times New Roman"/>
        </w:rPr>
        <w:t>Caching: Bộ lọc có thể được lưu vào bộ nhớ đệm để tái sử dụng, làm giảm tải cho hệ thống.</w:t>
      </w:r>
    </w:p>
    <w:p w14:paraId="5224F8B8" w14:textId="77777777" w:rsidR="001F4B07" w:rsidRPr="005C318F" w:rsidRDefault="001F4B07" w:rsidP="001F4B07">
      <w:pPr>
        <w:rPr>
          <w:rFonts w:cs="Times New Roman"/>
        </w:rPr>
      </w:pPr>
      <w:r w:rsidRPr="005C318F">
        <w:rPr>
          <w:rFonts w:cs="Times New Roman"/>
        </w:rPr>
        <w:lastRenderedPageBreak/>
        <w:t>Trong một truy vấn hoặc bộ lọc có thể tồn tại cả hai ngữ cảnh. Sử dụng kết hợp chúng có thể cung cấp cách linh hoạt để thực hiện các tìm kiếm và giới hạn tập hợp kết quả dựa trên các điều kiện phức tạp.</w:t>
      </w:r>
    </w:p>
    <w:p w14:paraId="6F668EA5" w14:textId="77777777" w:rsidR="001F4B07" w:rsidRPr="005C318F" w:rsidRDefault="001F4B07" w:rsidP="001F4B07">
      <w:pPr>
        <w:jc w:val="center"/>
        <w:rPr>
          <w:rFonts w:cs="Times New Roman"/>
        </w:rPr>
      </w:pPr>
      <w:r w:rsidRPr="005C318F">
        <w:rPr>
          <w:rFonts w:cs="Times New Roman"/>
          <w:noProof/>
        </w:rPr>
        <w:drawing>
          <wp:inline distT="0" distB="0" distL="0" distR="0" wp14:anchorId="33F7D940" wp14:editId="46562A71">
            <wp:extent cx="3305636" cy="315321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636" cy="3153215"/>
                    </a:xfrm>
                    <a:prstGeom prst="rect">
                      <a:avLst/>
                    </a:prstGeom>
                  </pic:spPr>
                </pic:pic>
              </a:graphicData>
            </a:graphic>
          </wp:inline>
        </w:drawing>
      </w:r>
    </w:p>
    <w:p w14:paraId="07290C8C" w14:textId="1F99DA7A" w:rsidR="001F4B07" w:rsidRPr="005C318F" w:rsidRDefault="001F4B07" w:rsidP="001F4B07">
      <w:pPr>
        <w:rPr>
          <w:rFonts w:cs="Times New Roman"/>
        </w:rPr>
      </w:pPr>
      <w:r w:rsidRPr="005C318F">
        <w:rPr>
          <w:rFonts w:cs="Times New Roman"/>
        </w:rPr>
        <w:t>Trong ví dụ này, truy vấn yêu cầu tìm kiếm các tài liệu có "Elasticsearch Guide" trong tiêu đề và đồng thời giới hạn tập hợp kết quả bằng cách chỉ chấp nhận các tài liệu có giá trị của trường "price" nằm trong khoảng từ 20 đến 50.</w:t>
      </w:r>
    </w:p>
    <w:p w14:paraId="2901244D" w14:textId="4DB26C5B" w:rsidR="00590A7A" w:rsidRPr="005C318F" w:rsidRDefault="00590A7A" w:rsidP="00DB06F6">
      <w:pPr>
        <w:pStyle w:val="A2"/>
      </w:pPr>
      <w:bookmarkStart w:id="190" w:name="_Toc150956548"/>
      <w:bookmarkStart w:id="191" w:name="_Toc152803458"/>
      <w:r w:rsidRPr="005C318F">
        <w:t>Giới thiệu về LogStash</w:t>
      </w:r>
      <w:bookmarkEnd w:id="190"/>
      <w:bookmarkEnd w:id="191"/>
    </w:p>
    <w:p w14:paraId="09D16193" w14:textId="608F5666" w:rsidR="008E2062" w:rsidRPr="005C318F" w:rsidRDefault="008E2062" w:rsidP="00BE7420">
      <w:pPr>
        <w:rPr>
          <w:rFonts w:cs="Times New Roman"/>
        </w:rPr>
      </w:pPr>
      <w:r w:rsidRPr="005C318F">
        <w:rPr>
          <w:rFonts w:cs="Times New Roman"/>
        </w:rPr>
        <w:t>LogStash là phần mềm thu thập dữ liệu mã nguồn mở được viết trên nền tảng Java với khả năng thu thập dữ liệu thßi gian thực (realtime). LogStash có khả năng tự động thu thập dữ liệu từ các nguồn khác nhau, sau đó biến đổi, chuẩn hóa dữ liệu phù hợp với nơi sẽ lưu trữ nó. LogStash còn sử dụng để làm sạch dữ liệu phục vụ cho các bài toán phân tích và trực quan hóa dữ liệu.</w:t>
      </w:r>
    </w:p>
    <w:p w14:paraId="2EA6AA73" w14:textId="02E0C7B3" w:rsidR="00BE7420" w:rsidRPr="005C318F" w:rsidRDefault="00BE7420" w:rsidP="00BE7420">
      <w:pPr>
        <w:rPr>
          <w:rFonts w:cs="Times New Roman"/>
        </w:rPr>
      </w:pPr>
      <w:r w:rsidRPr="005C318F">
        <w:rPr>
          <w:rFonts w:cs="Times New Roman"/>
        </w:rPr>
        <w:t>Logstash là một quy trình xử lý dữ liệu phía máy chủ, nguồn mở, gọn nhẹ cho phép bạn thu nhập dữ liệu từ các nguồn khác nhau, chuyển đổi dữ liệu nhanh chóng và gửi dữ liệu tới điểm đích bạn muốn. Logstash thường được sử dụng như một đường ống dữ liệu cho Elasticsearch. Bởi vì được tích hợp chặt chẽ với Elasticsearch, khả năng xử lý bản ghi mạnh mẽ và hơn 200 phần bổ trợ nguồn mở được tạo sẵn có thể giúp bạn dễ dàng lập chỉ mục cho dữ liệu của mình, Logstash là một lựa chọn phổ biến cho hoạt động tải dữ liệu vào Elasticsearch.</w:t>
      </w:r>
    </w:p>
    <w:p w14:paraId="1992E648" w14:textId="6FC9FFD9" w:rsidR="006F3BA0" w:rsidRPr="005C318F" w:rsidRDefault="006F3BA0" w:rsidP="006F3BA0">
      <w:pPr>
        <w:pStyle w:val="A3"/>
        <w:rPr>
          <w:rFonts w:cs="Times New Roman"/>
        </w:rPr>
      </w:pPr>
      <w:bookmarkStart w:id="192" w:name="_Toc150956549"/>
      <w:bookmarkStart w:id="193" w:name="_Toc152803459"/>
      <w:r w:rsidRPr="005C318F">
        <w:rPr>
          <w:rFonts w:cs="Times New Roman"/>
        </w:rPr>
        <w:lastRenderedPageBreak/>
        <w:t>Công nghệ tích hợp dữ liệu ETL</w:t>
      </w:r>
      <w:bookmarkEnd w:id="192"/>
      <w:bookmarkEnd w:id="193"/>
    </w:p>
    <w:p w14:paraId="60FE77F3" w14:textId="781AF681" w:rsidR="006F3BA0" w:rsidRPr="005C318F" w:rsidRDefault="006F3BA0" w:rsidP="006F3BA0">
      <w:pPr>
        <w:rPr>
          <w:rFonts w:cs="Times New Roman"/>
        </w:rPr>
      </w:pPr>
      <w:r w:rsidRPr="005C318F">
        <w:rPr>
          <w:rFonts w:cs="Times New Roman"/>
        </w:rPr>
        <w:t>Công nghệ ETL là công nghệ sử dụng  kỹ thuật hợp nhất dữ liệu, cho phép kết xuất dữ liệu từ các cơ sở dữ liệu nguồn, chuyển đổi dữ liệud dó thành dữ liệu phù hợp với yêu cầu nghiệp vụ từ đó đưa dữ liệu này vào cơ sở dữ liệu đích.</w:t>
      </w:r>
    </w:p>
    <w:p w14:paraId="7DEE0AAF" w14:textId="6E901978" w:rsidR="006F3BA0" w:rsidRPr="005C318F" w:rsidRDefault="006F3BA0" w:rsidP="006F3BA0">
      <w:pPr>
        <w:rPr>
          <w:rFonts w:cs="Times New Roman"/>
        </w:rPr>
      </w:pPr>
      <w:r w:rsidRPr="005C318F">
        <w:rPr>
          <w:rFonts w:cs="Times New Roman"/>
        </w:rPr>
        <w:t>Dữ liệu có thể được kết xuất theo cơ chế pull và push. Chế độ pull thường được sử dụng trong các ứng dụng chạy ngầm (batch job) và thực hiện theo th</w:t>
      </w:r>
      <w:r w:rsidR="002C0AF1" w:rsidRPr="005C318F">
        <w:rPr>
          <w:rFonts w:cs="Times New Roman"/>
        </w:rPr>
        <w:t>ời</w:t>
      </w:r>
      <w:r w:rsidRPr="005C318F">
        <w:rPr>
          <w:rFonts w:cs="Times New Roman"/>
        </w:rPr>
        <w:t xml:space="preserve"> gian đã ấn định trước. Chế độ push th</w:t>
      </w:r>
      <w:r w:rsidR="002C0AF1" w:rsidRPr="005C318F">
        <w:rPr>
          <w:rFonts w:cs="Times New Roman"/>
        </w:rPr>
        <w:t xml:space="preserve">ường </w:t>
      </w:r>
      <w:r w:rsidRPr="005C318F">
        <w:rPr>
          <w:rFonts w:cs="Times New Roman"/>
        </w:rPr>
        <w:t>được sử dụng trong các ứng dụng tích hợp trực tuyến và thực hiện khi có các sự kiện thay đổi dữ liệu phát sinh.</w:t>
      </w:r>
    </w:p>
    <w:p w14:paraId="65924783" w14:textId="50D71BA9" w:rsidR="002C0AF1" w:rsidRPr="005C318F" w:rsidRDefault="002C0AF1" w:rsidP="006F3BA0">
      <w:pPr>
        <w:rPr>
          <w:rFonts w:cs="Times New Roman"/>
        </w:rPr>
      </w:pPr>
      <w:r w:rsidRPr="005C318F">
        <w:rPr>
          <w:rFonts w:cs="Times New Roman"/>
        </w:rPr>
        <w:t>Công việc thực hiện trong ETL được mô tả trong ba bước chính sau:</w:t>
      </w:r>
    </w:p>
    <w:p w14:paraId="0FBA585E" w14:textId="6D1F18CB" w:rsidR="002C0AF1" w:rsidRPr="005C318F" w:rsidRDefault="002C0AF1" w:rsidP="002C0AF1">
      <w:pPr>
        <w:pStyle w:val="ListParagraph"/>
        <w:numPr>
          <w:ilvl w:val="0"/>
          <w:numId w:val="32"/>
        </w:numPr>
        <w:rPr>
          <w:rFonts w:cs="Times New Roman"/>
        </w:rPr>
      </w:pPr>
      <w:r w:rsidRPr="005C318F">
        <w:rPr>
          <w:rFonts w:cs="Times New Roman"/>
        </w:rPr>
        <w:t>Bước 1: Kết xuất dữ liệu (Extract) từ các nguồn dữ liệu. Các nguồn dữ liệu thường khác nhau về cấu trúc và thường không đồng nhất.</w:t>
      </w:r>
    </w:p>
    <w:p w14:paraId="0301ADC4" w14:textId="45C884B4" w:rsidR="002C0AF1" w:rsidRPr="005C318F" w:rsidRDefault="002C0AF1" w:rsidP="002C0AF1">
      <w:pPr>
        <w:pStyle w:val="ListParagraph"/>
        <w:numPr>
          <w:ilvl w:val="0"/>
          <w:numId w:val="32"/>
        </w:numPr>
        <w:rPr>
          <w:rFonts w:cs="Times New Roman"/>
        </w:rPr>
      </w:pPr>
      <w:r w:rsidRPr="005C318F">
        <w:rPr>
          <w:rFonts w:cs="Times New Roman"/>
        </w:rPr>
        <w:t xml:space="preserve">Bước 2: Chuyển đổi dữ liệu (Transform): </w:t>
      </w:r>
    </w:p>
    <w:p w14:paraId="32D9C790" w14:textId="44073017" w:rsidR="002C0AF1" w:rsidRPr="005C318F" w:rsidRDefault="002C0AF1" w:rsidP="002C0AF1">
      <w:pPr>
        <w:pStyle w:val="ListParagraph"/>
        <w:numPr>
          <w:ilvl w:val="1"/>
          <w:numId w:val="32"/>
        </w:numPr>
        <w:rPr>
          <w:rFonts w:cs="Times New Roman"/>
        </w:rPr>
      </w:pPr>
      <w:r w:rsidRPr="005C318F">
        <w:rPr>
          <w:rFonts w:cs="Times New Roman"/>
        </w:rPr>
        <w:t>Làm sạch dữ liệu (ví dụ: đổi giá trị bị thiếu null thành giá trị mặc định, chuẩn hóa dữ liệu Nam là 0 và Nữ là 1…)</w:t>
      </w:r>
    </w:p>
    <w:p w14:paraId="6522C767" w14:textId="579CF286" w:rsidR="002C0AF1" w:rsidRPr="005C318F" w:rsidRDefault="002C0AF1" w:rsidP="002C0AF1">
      <w:pPr>
        <w:pStyle w:val="ListParagraph"/>
        <w:numPr>
          <w:ilvl w:val="1"/>
          <w:numId w:val="32"/>
        </w:numPr>
        <w:rPr>
          <w:rFonts w:cs="Times New Roman"/>
        </w:rPr>
      </w:pPr>
      <w:r w:rsidRPr="005C318F">
        <w:rPr>
          <w:rFonts w:cs="Times New Roman"/>
        </w:rPr>
        <w:t>Lọc dữ liệu: Lựa chọn các trường dữ liệu để xử lý.</w:t>
      </w:r>
    </w:p>
    <w:p w14:paraId="12014FED" w14:textId="1AB56958" w:rsidR="002C0AF1" w:rsidRPr="005C318F" w:rsidRDefault="002C0AF1" w:rsidP="002C0AF1">
      <w:pPr>
        <w:pStyle w:val="ListParagraph"/>
        <w:numPr>
          <w:ilvl w:val="1"/>
          <w:numId w:val="32"/>
        </w:numPr>
        <w:rPr>
          <w:rFonts w:cs="Times New Roman"/>
        </w:rPr>
      </w:pPr>
      <w:r w:rsidRPr="005C318F">
        <w:rPr>
          <w:rFonts w:cs="Times New Roman"/>
        </w:rPr>
        <w:t>Chia nhỏ dữ liệu: Chia một trường dữ liệu trong dữ liệu nguồn ra các trường nhỏ hơn</w:t>
      </w:r>
    </w:p>
    <w:p w14:paraId="08938172" w14:textId="7969F432" w:rsidR="002C0AF1" w:rsidRPr="005C318F" w:rsidRDefault="002C0AF1" w:rsidP="002C0AF1">
      <w:pPr>
        <w:pStyle w:val="ListParagraph"/>
        <w:numPr>
          <w:ilvl w:val="1"/>
          <w:numId w:val="32"/>
        </w:numPr>
        <w:rPr>
          <w:rFonts w:cs="Times New Roman"/>
        </w:rPr>
      </w:pPr>
      <w:r w:rsidRPr="005C318F">
        <w:rPr>
          <w:rFonts w:cs="Times New Roman"/>
        </w:rPr>
        <w:t>Hợp nhất dữ liệu từ dữ liệu đã được lấy ở bước 1</w:t>
      </w:r>
    </w:p>
    <w:p w14:paraId="12CF41C4" w14:textId="73FEAB45" w:rsidR="002C0AF1" w:rsidRPr="005C318F" w:rsidRDefault="002C0AF1" w:rsidP="002C0AF1">
      <w:pPr>
        <w:pStyle w:val="ListParagraph"/>
        <w:numPr>
          <w:ilvl w:val="1"/>
          <w:numId w:val="32"/>
        </w:numPr>
        <w:rPr>
          <w:rFonts w:cs="Times New Roman"/>
        </w:rPr>
      </w:pPr>
      <w:r w:rsidRPr="005C318F">
        <w:rPr>
          <w:rFonts w:cs="Times New Roman"/>
        </w:rPr>
        <w:t>Loại bỏ những dữ liệu không đủ điều kiện để đưa vào dữ liệu đích.</w:t>
      </w:r>
    </w:p>
    <w:p w14:paraId="150E0E0F" w14:textId="46B81CB2" w:rsidR="002C0AF1" w:rsidRPr="005C318F" w:rsidRDefault="002C0AF1" w:rsidP="002C0AF1">
      <w:pPr>
        <w:pStyle w:val="ListParagraph"/>
        <w:numPr>
          <w:ilvl w:val="0"/>
          <w:numId w:val="32"/>
        </w:numPr>
        <w:rPr>
          <w:rFonts w:cs="Times New Roman"/>
        </w:rPr>
      </w:pPr>
      <w:r w:rsidRPr="005C318F">
        <w:rPr>
          <w:rFonts w:cs="Times New Roman"/>
        </w:rPr>
        <w:t>Bước 3: Đưa dữ liệu đã được xử lý vào cơ sở dữ liệu đích.</w:t>
      </w:r>
    </w:p>
    <w:p w14:paraId="0CBDE28B" w14:textId="6BA8B90C" w:rsidR="002C0AF1" w:rsidRPr="005C318F" w:rsidRDefault="002C0AF1" w:rsidP="002C0AF1">
      <w:pPr>
        <w:jc w:val="center"/>
        <w:rPr>
          <w:rFonts w:cs="Times New Roman"/>
        </w:rPr>
      </w:pPr>
      <w:r w:rsidRPr="005C318F">
        <w:rPr>
          <w:rFonts w:cs="Times New Roman"/>
          <w:noProof/>
        </w:rPr>
        <w:drawing>
          <wp:inline distT="0" distB="0" distL="0" distR="0" wp14:anchorId="11F524D7" wp14:editId="04930E32">
            <wp:extent cx="5877745" cy="2257740"/>
            <wp:effectExtent l="0" t="0" r="8890" b="9525"/>
            <wp:docPr id="68409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97975" name=""/>
                    <pic:cNvPicPr/>
                  </pic:nvPicPr>
                  <pic:blipFill>
                    <a:blip r:embed="rId33"/>
                    <a:stretch>
                      <a:fillRect/>
                    </a:stretch>
                  </pic:blipFill>
                  <pic:spPr>
                    <a:xfrm>
                      <a:off x="0" y="0"/>
                      <a:ext cx="5877745" cy="2257740"/>
                    </a:xfrm>
                    <a:prstGeom prst="rect">
                      <a:avLst/>
                    </a:prstGeom>
                  </pic:spPr>
                </pic:pic>
              </a:graphicData>
            </a:graphic>
          </wp:inline>
        </w:drawing>
      </w:r>
    </w:p>
    <w:p w14:paraId="35BDCF70" w14:textId="554B006C" w:rsidR="006F3BA0" w:rsidRPr="005C318F" w:rsidRDefault="006F3BA0" w:rsidP="006F3BA0">
      <w:pPr>
        <w:pStyle w:val="A3"/>
        <w:rPr>
          <w:rFonts w:cs="Times New Roman"/>
        </w:rPr>
      </w:pPr>
      <w:bookmarkStart w:id="194" w:name="_Toc150956550"/>
      <w:bookmarkStart w:id="195" w:name="_Toc152803460"/>
      <w:r w:rsidRPr="005C318F">
        <w:rPr>
          <w:rFonts w:cs="Times New Roman"/>
        </w:rPr>
        <w:t>Mô hình hoạt động của Logstash</w:t>
      </w:r>
      <w:bookmarkEnd w:id="194"/>
      <w:bookmarkEnd w:id="195"/>
    </w:p>
    <w:p w14:paraId="1CE5D7C8" w14:textId="5585B914" w:rsidR="006F3BA0" w:rsidRPr="005C318F" w:rsidRDefault="002C0AF1" w:rsidP="006F3BA0">
      <w:pPr>
        <w:rPr>
          <w:rFonts w:cs="Times New Roman"/>
        </w:rPr>
      </w:pPr>
      <w:r w:rsidRPr="005C318F">
        <w:rPr>
          <w:rFonts w:cs="Times New Roman"/>
        </w:rPr>
        <w:t xml:space="preserve">Logstash hoạt động dựa trên công nghệ ETL với nền tảng kỹ thuật hợp nhất dữ liệu (Data Consolidation) để tích hợp dữ liệu từ nhiều nguồn khác nhau về nơi lưu từ </w:t>
      </w:r>
      <w:r w:rsidRPr="005C318F">
        <w:rPr>
          <w:rFonts w:cs="Times New Roman"/>
        </w:rPr>
        <w:lastRenderedPageBreak/>
        <w:t xml:space="preserve">phục vụ các bài toán khác nhau. Trng đó, 3 tiến trình của công nghệ ETL là Extract, Transform và Load tương ứng với 3 thành phần trong mô hình triển khai LogStash gồm: Input Plugin, Filter Plugin và Output Plugin: </w:t>
      </w:r>
    </w:p>
    <w:p w14:paraId="32791E03" w14:textId="24F35CAB" w:rsidR="002C0AF1" w:rsidRPr="005C318F" w:rsidRDefault="002C0AF1" w:rsidP="002C0AF1">
      <w:pPr>
        <w:jc w:val="center"/>
        <w:rPr>
          <w:rFonts w:cs="Times New Roman"/>
        </w:rPr>
      </w:pPr>
      <w:r w:rsidRPr="005C318F">
        <w:rPr>
          <w:rFonts w:cs="Times New Roman"/>
          <w:noProof/>
        </w:rPr>
        <w:drawing>
          <wp:inline distT="0" distB="0" distL="0" distR="0" wp14:anchorId="2736CC1D" wp14:editId="7C412CA7">
            <wp:extent cx="5934903" cy="1257475"/>
            <wp:effectExtent l="0" t="0" r="8890" b="0"/>
            <wp:docPr id="4891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7394" name=""/>
                    <pic:cNvPicPr/>
                  </pic:nvPicPr>
                  <pic:blipFill>
                    <a:blip r:embed="rId34"/>
                    <a:stretch>
                      <a:fillRect/>
                    </a:stretch>
                  </pic:blipFill>
                  <pic:spPr>
                    <a:xfrm>
                      <a:off x="0" y="0"/>
                      <a:ext cx="5934903" cy="1257475"/>
                    </a:xfrm>
                    <a:prstGeom prst="rect">
                      <a:avLst/>
                    </a:prstGeom>
                  </pic:spPr>
                </pic:pic>
              </a:graphicData>
            </a:graphic>
          </wp:inline>
        </w:drawing>
      </w:r>
    </w:p>
    <w:p w14:paraId="5C72D031" w14:textId="2EB2F4D8" w:rsidR="00AB776F" w:rsidRPr="005C318F" w:rsidRDefault="00AB776F" w:rsidP="00AB776F">
      <w:pPr>
        <w:pStyle w:val="ListParagraph"/>
        <w:numPr>
          <w:ilvl w:val="0"/>
          <w:numId w:val="36"/>
        </w:numPr>
        <w:rPr>
          <w:rFonts w:cs="Times New Roman"/>
        </w:rPr>
      </w:pPr>
      <w:r w:rsidRPr="005C318F">
        <w:rPr>
          <w:rFonts w:cs="Times New Roman"/>
          <w:b/>
          <w:bCs/>
        </w:rPr>
        <w:t>Input Plugin</w:t>
      </w:r>
      <w:r w:rsidRPr="005C318F">
        <w:rPr>
          <w:rFonts w:cs="Times New Roman"/>
        </w:rPr>
        <w:t>: Thành phần này chịu trách nhiệm thu thập nhật ký từ các nguồn khác nhau. LogStash cung cấp nhiều Input Plugin khác nhau cho các nguồn nhật ký phổ biến, chẳng hạn như syslog, file, TCP, UDP, AWS Kinesis, Elasticsearch, v.v.</w:t>
      </w:r>
    </w:p>
    <w:p w14:paraId="3BA9CB75" w14:textId="0B208E6D" w:rsidR="00AB776F" w:rsidRPr="005C318F" w:rsidRDefault="00AB776F" w:rsidP="00AB776F">
      <w:pPr>
        <w:pStyle w:val="ListParagraph"/>
        <w:numPr>
          <w:ilvl w:val="0"/>
          <w:numId w:val="36"/>
        </w:numPr>
        <w:rPr>
          <w:rFonts w:cs="Times New Roman"/>
        </w:rPr>
      </w:pPr>
      <w:r w:rsidRPr="005C318F">
        <w:rPr>
          <w:rFonts w:cs="Times New Roman"/>
          <w:b/>
          <w:bCs/>
        </w:rPr>
        <w:t>Filter Plugin</w:t>
      </w:r>
      <w:r w:rsidRPr="005C318F">
        <w:rPr>
          <w:rFonts w:cs="Times New Roman"/>
        </w:rPr>
        <w:t>: Thành phần này chịu trách nhiệm lọc, biến đổi và chuyển đổi nhật ký. LogStash cung cấp nhiều Filter Plugin khác nhau cho các tác vụ xử lý nhật ký phổ biến, chẳng hạn như loại bỏ các dòng nhật ký không cần thiết, thay đổi định dạng nhật ký, thêm thông tin bổ sung vào nhật ký, v.v.</w:t>
      </w:r>
    </w:p>
    <w:p w14:paraId="7BEF114E" w14:textId="64E22F91" w:rsidR="00AB776F" w:rsidRPr="005C318F" w:rsidRDefault="00AB776F" w:rsidP="00AB776F">
      <w:pPr>
        <w:pStyle w:val="ListParagraph"/>
        <w:numPr>
          <w:ilvl w:val="0"/>
          <w:numId w:val="36"/>
        </w:numPr>
        <w:rPr>
          <w:rFonts w:cs="Times New Roman"/>
        </w:rPr>
      </w:pPr>
      <w:r w:rsidRPr="005C318F">
        <w:rPr>
          <w:rFonts w:cs="Times New Roman"/>
          <w:b/>
          <w:bCs/>
        </w:rPr>
        <w:t>Output Plugin</w:t>
      </w:r>
      <w:r w:rsidRPr="005C318F">
        <w:rPr>
          <w:rFonts w:cs="Times New Roman"/>
        </w:rPr>
        <w:t>: Thành phần này chịu trách nhiệm lưu trữ nhật ký. LogStash cung cấp nhiều Output Plugin khác nhau cho các hệ thống lưu trữ nhật ký phổ biến, chẳng hạn như Elasticsearch, MySQL, PostgreSQL, S3, Azure Blob Storage, Google Cloud Storage, v.v.</w:t>
      </w:r>
    </w:p>
    <w:p w14:paraId="1DD1D374" w14:textId="77777777" w:rsidR="002C0AF1" w:rsidRPr="005C318F" w:rsidRDefault="002C0AF1" w:rsidP="002C0AF1">
      <w:pPr>
        <w:rPr>
          <w:rFonts w:cs="Times New Roman"/>
        </w:rPr>
      </w:pPr>
    </w:p>
    <w:p w14:paraId="6ACA2951" w14:textId="77777777" w:rsidR="00AB776F" w:rsidRPr="005C318F" w:rsidRDefault="00AB776F" w:rsidP="00AB776F">
      <w:pPr>
        <w:rPr>
          <w:rFonts w:cs="Times New Roman"/>
        </w:rPr>
      </w:pPr>
      <w:r w:rsidRPr="005C318F">
        <w:rPr>
          <w:rFonts w:cs="Times New Roman"/>
        </w:rPr>
        <w:t>Dưới đây là một số ví dụ về Input Plugin, Filter Plugin và Output Plugin:</w:t>
      </w:r>
    </w:p>
    <w:p w14:paraId="38D12E4F" w14:textId="77777777" w:rsidR="00AB776F" w:rsidRPr="005C318F" w:rsidRDefault="00AB776F" w:rsidP="00AB776F">
      <w:pPr>
        <w:pStyle w:val="ListParagraph"/>
        <w:numPr>
          <w:ilvl w:val="0"/>
          <w:numId w:val="36"/>
        </w:numPr>
        <w:rPr>
          <w:rFonts w:cs="Times New Roman"/>
        </w:rPr>
      </w:pPr>
      <w:r w:rsidRPr="005C318F">
        <w:rPr>
          <w:rFonts w:cs="Times New Roman"/>
        </w:rPr>
        <w:t>Input Plugin</w:t>
      </w:r>
    </w:p>
    <w:p w14:paraId="7543ECD2" w14:textId="77777777" w:rsidR="00AB776F" w:rsidRPr="005C318F" w:rsidRDefault="00AB776F" w:rsidP="00AB776F">
      <w:pPr>
        <w:pStyle w:val="ListParagraph"/>
        <w:numPr>
          <w:ilvl w:val="1"/>
          <w:numId w:val="36"/>
        </w:numPr>
        <w:rPr>
          <w:rFonts w:cs="Times New Roman"/>
          <w:szCs w:val="28"/>
        </w:rPr>
      </w:pPr>
      <w:r w:rsidRPr="005C318F">
        <w:rPr>
          <w:rFonts w:cs="Times New Roman"/>
          <w:szCs w:val="28"/>
        </w:rPr>
        <w:t>syslog: Thu thập nhật ký syslog</w:t>
      </w:r>
    </w:p>
    <w:p w14:paraId="26142A34" w14:textId="77777777" w:rsidR="00AB776F" w:rsidRPr="005C318F" w:rsidRDefault="00AB776F" w:rsidP="00AB776F">
      <w:pPr>
        <w:pStyle w:val="ListParagraph"/>
        <w:numPr>
          <w:ilvl w:val="1"/>
          <w:numId w:val="36"/>
        </w:numPr>
        <w:rPr>
          <w:rFonts w:cs="Times New Roman"/>
          <w:szCs w:val="28"/>
        </w:rPr>
      </w:pPr>
      <w:r w:rsidRPr="005C318F">
        <w:rPr>
          <w:rFonts w:cs="Times New Roman"/>
          <w:szCs w:val="28"/>
        </w:rPr>
        <w:t>file: Thu thập nhật ký từ tệp</w:t>
      </w:r>
    </w:p>
    <w:p w14:paraId="132A6E63" w14:textId="77777777" w:rsidR="00AB776F" w:rsidRPr="005C318F" w:rsidRDefault="00AB776F" w:rsidP="00AB776F">
      <w:pPr>
        <w:pStyle w:val="ListParagraph"/>
        <w:numPr>
          <w:ilvl w:val="1"/>
          <w:numId w:val="36"/>
        </w:numPr>
        <w:rPr>
          <w:rFonts w:cs="Times New Roman"/>
          <w:szCs w:val="28"/>
        </w:rPr>
      </w:pPr>
      <w:r w:rsidRPr="005C318F">
        <w:rPr>
          <w:rFonts w:cs="Times New Roman"/>
          <w:szCs w:val="28"/>
        </w:rPr>
        <w:t>tcp: Thu thập nhật ký từ cổng TCP</w:t>
      </w:r>
    </w:p>
    <w:p w14:paraId="513AD615" w14:textId="77777777" w:rsidR="00AB776F" w:rsidRPr="005C318F" w:rsidRDefault="00AB776F" w:rsidP="00AB776F">
      <w:pPr>
        <w:pStyle w:val="ListParagraph"/>
        <w:numPr>
          <w:ilvl w:val="1"/>
          <w:numId w:val="36"/>
        </w:numPr>
        <w:rPr>
          <w:rFonts w:cs="Times New Roman"/>
          <w:szCs w:val="28"/>
        </w:rPr>
      </w:pPr>
      <w:r w:rsidRPr="005C318F">
        <w:rPr>
          <w:rFonts w:cs="Times New Roman"/>
          <w:szCs w:val="28"/>
        </w:rPr>
        <w:t>udp: Thu thập nhật ký từ cổng UDP</w:t>
      </w:r>
    </w:p>
    <w:p w14:paraId="05582254" w14:textId="77777777" w:rsidR="00AB776F" w:rsidRPr="005C318F" w:rsidRDefault="00AB776F" w:rsidP="00AB776F">
      <w:pPr>
        <w:pStyle w:val="ListParagraph"/>
        <w:numPr>
          <w:ilvl w:val="1"/>
          <w:numId w:val="36"/>
        </w:numPr>
        <w:rPr>
          <w:rFonts w:cs="Times New Roman"/>
          <w:szCs w:val="28"/>
        </w:rPr>
      </w:pPr>
      <w:r w:rsidRPr="005C318F">
        <w:rPr>
          <w:rFonts w:cs="Times New Roman"/>
          <w:szCs w:val="28"/>
        </w:rPr>
        <w:t>aws_kinesis: Thu thập nhật ký từ AWS Kinesis</w:t>
      </w:r>
    </w:p>
    <w:p w14:paraId="5CFE73CD" w14:textId="66D7F17C" w:rsidR="00AB776F" w:rsidRPr="005C318F" w:rsidRDefault="00AB776F" w:rsidP="00AB776F">
      <w:pPr>
        <w:pStyle w:val="ListParagraph"/>
        <w:numPr>
          <w:ilvl w:val="1"/>
          <w:numId w:val="36"/>
        </w:numPr>
        <w:rPr>
          <w:rFonts w:cs="Times New Roman"/>
          <w:szCs w:val="28"/>
        </w:rPr>
      </w:pPr>
      <w:r w:rsidRPr="005C318F">
        <w:rPr>
          <w:rFonts w:cs="Times New Roman"/>
          <w:szCs w:val="28"/>
        </w:rPr>
        <w:t>elasticsearch: Thu thập nhật ký từ Elasticsearch</w:t>
      </w:r>
    </w:p>
    <w:p w14:paraId="1204B46B" w14:textId="77777777" w:rsidR="00AB776F" w:rsidRPr="005C318F" w:rsidRDefault="00AB776F" w:rsidP="00AB776F">
      <w:pPr>
        <w:pStyle w:val="ListParagraph"/>
        <w:numPr>
          <w:ilvl w:val="0"/>
          <w:numId w:val="36"/>
        </w:numPr>
        <w:rPr>
          <w:rFonts w:cs="Times New Roman"/>
          <w:szCs w:val="28"/>
        </w:rPr>
      </w:pPr>
      <w:r w:rsidRPr="005C318F">
        <w:rPr>
          <w:rFonts w:cs="Times New Roman"/>
          <w:szCs w:val="28"/>
        </w:rPr>
        <w:t>Filter Plugin</w:t>
      </w:r>
    </w:p>
    <w:p w14:paraId="7718F58C" w14:textId="77777777" w:rsidR="00AB776F" w:rsidRPr="005C318F" w:rsidRDefault="00AB776F" w:rsidP="00AB776F">
      <w:pPr>
        <w:pStyle w:val="ListParagraph"/>
        <w:numPr>
          <w:ilvl w:val="1"/>
          <w:numId w:val="36"/>
        </w:numPr>
        <w:rPr>
          <w:rFonts w:cs="Times New Roman"/>
          <w:szCs w:val="28"/>
        </w:rPr>
      </w:pPr>
      <w:r w:rsidRPr="005C318F">
        <w:rPr>
          <w:rFonts w:cs="Times New Roman"/>
          <w:szCs w:val="28"/>
        </w:rPr>
        <w:t>grok: Lọc và biến đổi nhật ký theo định dạng grok</w:t>
      </w:r>
    </w:p>
    <w:p w14:paraId="1973D72F" w14:textId="77777777" w:rsidR="00AB776F" w:rsidRPr="005C318F" w:rsidRDefault="00AB776F" w:rsidP="00AB776F">
      <w:pPr>
        <w:pStyle w:val="ListParagraph"/>
        <w:numPr>
          <w:ilvl w:val="1"/>
          <w:numId w:val="36"/>
        </w:numPr>
        <w:rPr>
          <w:rFonts w:cs="Times New Roman"/>
          <w:szCs w:val="28"/>
        </w:rPr>
      </w:pPr>
      <w:r w:rsidRPr="005C318F">
        <w:rPr>
          <w:rFonts w:cs="Times New Roman"/>
          <w:szCs w:val="28"/>
        </w:rPr>
        <w:t>mutate: Thêm hoặc sửa đổi các trường nhật ký</w:t>
      </w:r>
    </w:p>
    <w:p w14:paraId="67A1540D" w14:textId="77777777" w:rsidR="00AB776F" w:rsidRPr="005C318F" w:rsidRDefault="00AB776F" w:rsidP="00AB776F">
      <w:pPr>
        <w:pStyle w:val="ListParagraph"/>
        <w:numPr>
          <w:ilvl w:val="1"/>
          <w:numId w:val="36"/>
        </w:numPr>
        <w:rPr>
          <w:rFonts w:cs="Times New Roman"/>
          <w:szCs w:val="28"/>
        </w:rPr>
      </w:pPr>
      <w:r w:rsidRPr="005C318F">
        <w:rPr>
          <w:rFonts w:cs="Times New Roman"/>
          <w:szCs w:val="28"/>
        </w:rPr>
        <w:lastRenderedPageBreak/>
        <w:t>date: Chuyển đổi định dạng ngày tháng trong nhật ký</w:t>
      </w:r>
    </w:p>
    <w:p w14:paraId="12FBC4EC" w14:textId="77777777" w:rsidR="00AB776F" w:rsidRPr="005C318F" w:rsidRDefault="00AB776F" w:rsidP="00AB776F">
      <w:pPr>
        <w:pStyle w:val="ListParagraph"/>
        <w:numPr>
          <w:ilvl w:val="1"/>
          <w:numId w:val="36"/>
        </w:numPr>
        <w:rPr>
          <w:rFonts w:cs="Times New Roman"/>
          <w:szCs w:val="28"/>
        </w:rPr>
      </w:pPr>
      <w:r w:rsidRPr="005C318F">
        <w:rPr>
          <w:rFonts w:cs="Times New Roman"/>
          <w:szCs w:val="28"/>
        </w:rPr>
        <w:t>lowercase: Chuyển đổi tất cả các ký tự trong nhật ký thành chữ thường</w:t>
      </w:r>
    </w:p>
    <w:p w14:paraId="77C34CA7" w14:textId="53CA4D13" w:rsidR="00AB776F" w:rsidRPr="005C318F" w:rsidRDefault="00AB776F" w:rsidP="00AB776F">
      <w:pPr>
        <w:pStyle w:val="ListParagraph"/>
        <w:numPr>
          <w:ilvl w:val="1"/>
          <w:numId w:val="36"/>
        </w:numPr>
        <w:rPr>
          <w:rFonts w:cs="Times New Roman"/>
          <w:szCs w:val="28"/>
        </w:rPr>
      </w:pPr>
      <w:r w:rsidRPr="005C318F">
        <w:rPr>
          <w:rFonts w:cs="Times New Roman"/>
          <w:szCs w:val="28"/>
        </w:rPr>
        <w:t>uppercase: Chuyển đổi tất cả các ký tự trong nhật ký thành chữ hoa</w:t>
      </w:r>
    </w:p>
    <w:p w14:paraId="363CBE75" w14:textId="77777777" w:rsidR="00AB776F" w:rsidRPr="005C318F" w:rsidRDefault="00AB776F" w:rsidP="00AB776F">
      <w:pPr>
        <w:pStyle w:val="ListParagraph"/>
        <w:numPr>
          <w:ilvl w:val="0"/>
          <w:numId w:val="36"/>
        </w:numPr>
        <w:rPr>
          <w:rFonts w:cs="Times New Roman"/>
          <w:szCs w:val="28"/>
        </w:rPr>
      </w:pPr>
      <w:r w:rsidRPr="005C318F">
        <w:rPr>
          <w:rFonts w:cs="Times New Roman"/>
          <w:szCs w:val="28"/>
        </w:rPr>
        <w:t>Output Plugin</w:t>
      </w:r>
    </w:p>
    <w:p w14:paraId="6598ADD9" w14:textId="77777777" w:rsidR="00AB776F" w:rsidRPr="005C318F" w:rsidRDefault="00AB776F" w:rsidP="00AB776F">
      <w:pPr>
        <w:pStyle w:val="ListParagraph"/>
        <w:numPr>
          <w:ilvl w:val="1"/>
          <w:numId w:val="36"/>
        </w:numPr>
        <w:rPr>
          <w:rFonts w:cs="Times New Roman"/>
          <w:szCs w:val="28"/>
        </w:rPr>
      </w:pPr>
      <w:r w:rsidRPr="005C318F">
        <w:rPr>
          <w:rFonts w:cs="Times New Roman"/>
          <w:szCs w:val="28"/>
        </w:rPr>
        <w:t>elasticsearch: Lưu trữ nhật ký vào Elasticsearch</w:t>
      </w:r>
    </w:p>
    <w:p w14:paraId="2D120644" w14:textId="77777777" w:rsidR="00AB776F" w:rsidRPr="005C318F" w:rsidRDefault="00AB776F" w:rsidP="00AB776F">
      <w:pPr>
        <w:pStyle w:val="ListParagraph"/>
        <w:numPr>
          <w:ilvl w:val="1"/>
          <w:numId w:val="36"/>
        </w:numPr>
        <w:rPr>
          <w:rFonts w:cs="Times New Roman"/>
          <w:szCs w:val="28"/>
        </w:rPr>
      </w:pPr>
      <w:r w:rsidRPr="005C318F">
        <w:rPr>
          <w:rFonts w:cs="Times New Roman"/>
          <w:szCs w:val="28"/>
        </w:rPr>
        <w:t>mysql: Lưu trữ nhật ký vào MySQL</w:t>
      </w:r>
    </w:p>
    <w:p w14:paraId="3BA632D0" w14:textId="77777777" w:rsidR="00AB776F" w:rsidRPr="005C318F" w:rsidRDefault="00AB776F" w:rsidP="00AB776F">
      <w:pPr>
        <w:pStyle w:val="ListParagraph"/>
        <w:numPr>
          <w:ilvl w:val="1"/>
          <w:numId w:val="36"/>
        </w:numPr>
        <w:rPr>
          <w:rFonts w:cs="Times New Roman"/>
          <w:szCs w:val="28"/>
        </w:rPr>
      </w:pPr>
      <w:r w:rsidRPr="005C318F">
        <w:rPr>
          <w:rFonts w:cs="Times New Roman"/>
          <w:szCs w:val="28"/>
        </w:rPr>
        <w:t>postgresql: Lưu trữ nhật ký vào PostgreSQL</w:t>
      </w:r>
    </w:p>
    <w:p w14:paraId="79D8025E" w14:textId="77777777" w:rsidR="00AB776F" w:rsidRPr="005C318F" w:rsidRDefault="00AB776F" w:rsidP="00AB776F">
      <w:pPr>
        <w:pStyle w:val="ListParagraph"/>
        <w:numPr>
          <w:ilvl w:val="1"/>
          <w:numId w:val="36"/>
        </w:numPr>
        <w:rPr>
          <w:rFonts w:cs="Times New Roman"/>
          <w:szCs w:val="28"/>
        </w:rPr>
      </w:pPr>
      <w:r w:rsidRPr="005C318F">
        <w:rPr>
          <w:rFonts w:cs="Times New Roman"/>
          <w:szCs w:val="28"/>
        </w:rPr>
        <w:t>s3: Lưu trữ nhật ký vào S3</w:t>
      </w:r>
    </w:p>
    <w:p w14:paraId="1DEE3250" w14:textId="77777777" w:rsidR="00AB776F" w:rsidRPr="005C318F" w:rsidRDefault="00AB776F" w:rsidP="00AB776F">
      <w:pPr>
        <w:pStyle w:val="ListParagraph"/>
        <w:numPr>
          <w:ilvl w:val="1"/>
          <w:numId w:val="36"/>
        </w:numPr>
        <w:rPr>
          <w:rFonts w:cs="Times New Roman"/>
          <w:szCs w:val="28"/>
        </w:rPr>
      </w:pPr>
      <w:r w:rsidRPr="005C318F">
        <w:rPr>
          <w:rFonts w:cs="Times New Roman"/>
          <w:szCs w:val="28"/>
        </w:rPr>
        <w:t>azure_blob_storage: Lưu trữ nhật ký vào Azure Blob Storage</w:t>
      </w:r>
    </w:p>
    <w:p w14:paraId="07315FA1" w14:textId="1CD234D3" w:rsidR="00AE3AAF" w:rsidRDefault="00AB776F" w:rsidP="00AE3AAF">
      <w:pPr>
        <w:pStyle w:val="ListParagraph"/>
        <w:numPr>
          <w:ilvl w:val="1"/>
          <w:numId w:val="36"/>
        </w:numPr>
        <w:rPr>
          <w:rFonts w:cs="Times New Roman"/>
          <w:szCs w:val="28"/>
        </w:rPr>
      </w:pPr>
      <w:r w:rsidRPr="005C318F">
        <w:rPr>
          <w:rFonts w:cs="Times New Roman"/>
          <w:szCs w:val="28"/>
        </w:rPr>
        <w:t>google_cloud_storage: Lưu trữ nhật ký vào Google Cloud Storage</w:t>
      </w:r>
    </w:p>
    <w:p w14:paraId="2B1149CF" w14:textId="77777777" w:rsidR="00EC0706" w:rsidRPr="00EC0706" w:rsidRDefault="00EC0706" w:rsidP="00EC0706"/>
    <w:p w14:paraId="7BF7951B" w14:textId="64201688" w:rsidR="004B7DDA" w:rsidRPr="005C318F" w:rsidRDefault="004B7DDA" w:rsidP="00DB06F6">
      <w:pPr>
        <w:pStyle w:val="A2"/>
      </w:pPr>
      <w:bookmarkStart w:id="196" w:name="_Toc150956551"/>
      <w:bookmarkStart w:id="197" w:name="_Toc152803461"/>
      <w:r w:rsidRPr="005C318F">
        <w:t>Giới thiệu về Kibana</w:t>
      </w:r>
      <w:bookmarkEnd w:id="196"/>
      <w:bookmarkEnd w:id="197"/>
    </w:p>
    <w:p w14:paraId="5644E681" w14:textId="7B8016CC" w:rsidR="004B7DDA" w:rsidRPr="005C318F" w:rsidRDefault="004B7DDA" w:rsidP="004B7DDA">
      <w:pPr>
        <w:rPr>
          <w:rFonts w:cs="Times New Roman"/>
        </w:rPr>
      </w:pPr>
      <w:r w:rsidRPr="005C318F">
        <w:rPr>
          <w:rFonts w:cs="Times New Roman"/>
        </w:rPr>
        <w:t>Kibana là một công cụ phân tích dữ liệu mã nguồn mở được sử dụng để trực quan hóa dữ liệu được lưu trữ trong Elasticsearch. Nó cung cấp một loạt các tính năng cho phép người dùng tạo các biểu đồ, đồ thị, bản đồ và các loại biểu đồ khác để khám phá và phân tích dữ liệu.</w:t>
      </w:r>
    </w:p>
    <w:p w14:paraId="459A0DD1" w14:textId="752BACF0" w:rsidR="00551900" w:rsidRPr="005C318F" w:rsidRDefault="004B7DDA" w:rsidP="001612F6">
      <w:pPr>
        <w:rPr>
          <w:rFonts w:cs="Times New Roman"/>
        </w:rPr>
      </w:pPr>
      <w:r w:rsidRPr="005C318F">
        <w:rPr>
          <w:rFonts w:cs="Times New Roman"/>
        </w:rPr>
        <w:t>Kibana là một phần của bộ công cụ ELK (Elasticsearch, Logstash và Kibana). ELK là một bộ công cụ phổ biến được sử dụng cho phân tích nhật ký.</w:t>
      </w:r>
    </w:p>
    <w:p w14:paraId="7067F900" w14:textId="77777777" w:rsidR="004B7DDA" w:rsidRPr="005C318F" w:rsidRDefault="004B7DDA" w:rsidP="004B7DDA">
      <w:pPr>
        <w:rPr>
          <w:rFonts w:cs="Times New Roman"/>
        </w:rPr>
      </w:pPr>
      <w:r w:rsidRPr="005C318F">
        <w:rPr>
          <w:rFonts w:cs="Times New Roman"/>
        </w:rPr>
        <w:t>Kibana có thể được sử dụng để trực quan hóa dữ liệu từ nhiều nguồn khác nhau, bao gồm:</w:t>
      </w:r>
    </w:p>
    <w:p w14:paraId="5FC865D7" w14:textId="7321BA5C" w:rsidR="004B7DDA" w:rsidRPr="005C318F" w:rsidRDefault="004B7DDA" w:rsidP="004B7DDA">
      <w:pPr>
        <w:pStyle w:val="ListParagraph"/>
        <w:numPr>
          <w:ilvl w:val="0"/>
          <w:numId w:val="32"/>
        </w:numPr>
        <w:rPr>
          <w:rFonts w:cs="Times New Roman"/>
        </w:rPr>
      </w:pPr>
      <w:r w:rsidRPr="005C318F">
        <w:rPr>
          <w:rFonts w:cs="Times New Roman"/>
        </w:rPr>
        <w:t>Nhật ký: Kibana có thể được sử dụng để trực quan hóa dữ liệu nhật ký từ các nguồn như máy chủ, ứng dụng và thiết bị mạng.</w:t>
      </w:r>
    </w:p>
    <w:p w14:paraId="25F7D83A" w14:textId="58A13556" w:rsidR="004B7DDA" w:rsidRPr="005C318F" w:rsidRDefault="004B7DDA" w:rsidP="004B7DDA">
      <w:pPr>
        <w:pStyle w:val="ListParagraph"/>
        <w:numPr>
          <w:ilvl w:val="0"/>
          <w:numId w:val="32"/>
        </w:numPr>
        <w:rPr>
          <w:rFonts w:cs="Times New Roman"/>
        </w:rPr>
      </w:pPr>
      <w:r w:rsidRPr="005C318F">
        <w:rPr>
          <w:rFonts w:cs="Times New Roman"/>
        </w:rPr>
        <w:t>Mức độ sử dụng: Kibana có thể được sử dụng để trực quan hóa dữ liệu về mức độ sử dụng của ứng dụng, dịch vụ và tài nguyên.</w:t>
      </w:r>
    </w:p>
    <w:p w14:paraId="302EEADC" w14:textId="3D0346C5" w:rsidR="004B7DDA" w:rsidRPr="005C318F" w:rsidRDefault="004B7DDA" w:rsidP="004B7DDA">
      <w:pPr>
        <w:pStyle w:val="ListParagraph"/>
        <w:numPr>
          <w:ilvl w:val="0"/>
          <w:numId w:val="32"/>
        </w:numPr>
        <w:rPr>
          <w:rFonts w:cs="Times New Roman"/>
        </w:rPr>
      </w:pPr>
      <w:r w:rsidRPr="005C318F">
        <w:rPr>
          <w:rFonts w:cs="Times New Roman"/>
        </w:rPr>
        <w:t>Dữ liệu kinh doanh: Kibana có thể được sử dụng để trực quan hóa dữ liệu kinh doanh từ các nguồn như hệ thống CRM và ERP.</w:t>
      </w:r>
    </w:p>
    <w:p w14:paraId="7AC570F6" w14:textId="115CAB66" w:rsidR="000134EA" w:rsidRPr="005C318F" w:rsidRDefault="004B7DDA" w:rsidP="00EC0706">
      <w:pPr>
        <w:jc w:val="center"/>
        <w:rPr>
          <w:rFonts w:cs="Times New Roman"/>
        </w:rPr>
      </w:pPr>
      <w:r w:rsidRPr="005C318F">
        <w:rPr>
          <w:rFonts w:cs="Times New Roman"/>
          <w:noProof/>
        </w:rPr>
        <w:lastRenderedPageBreak/>
        <w:drawing>
          <wp:inline distT="0" distB="0" distL="0" distR="0" wp14:anchorId="69D115DB" wp14:editId="3E0D44A3">
            <wp:extent cx="5246054" cy="3597215"/>
            <wp:effectExtent l="0" t="0" r="0" b="0"/>
            <wp:docPr id="1945160243" name="Picture 1" descr="Kibana: Explore, Visualize, Discover Data | Ela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bana: Explore, Visualize, Discover Data | Elasti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2215" cy="3615154"/>
                    </a:xfrm>
                    <a:prstGeom prst="rect">
                      <a:avLst/>
                    </a:prstGeom>
                    <a:noFill/>
                    <a:ln>
                      <a:noFill/>
                    </a:ln>
                  </pic:spPr>
                </pic:pic>
              </a:graphicData>
            </a:graphic>
          </wp:inline>
        </w:drawing>
      </w:r>
    </w:p>
    <w:p w14:paraId="281FFB52" w14:textId="31D09181" w:rsidR="00AE3AAF" w:rsidRDefault="00590A7A" w:rsidP="00DB06F6">
      <w:pPr>
        <w:pStyle w:val="A2"/>
      </w:pPr>
      <w:bookmarkStart w:id="198" w:name="_Toc150956552"/>
      <w:bookmarkStart w:id="199" w:name="_Toc152803462"/>
      <w:r w:rsidRPr="005C318F">
        <w:t>Các gói hỗ trợ việc shipper cho ELK</w:t>
      </w:r>
      <w:bookmarkEnd w:id="198"/>
      <w:bookmarkEnd w:id="199"/>
    </w:p>
    <w:p w14:paraId="0D682BB8" w14:textId="46590DA0" w:rsidR="00AE3AAF" w:rsidRDefault="00AE3AAF" w:rsidP="00AE3AAF">
      <w:r>
        <w:t>Elastic cung cấp 2 phương  pháp chính cho việc gửi data từ agent tới elasticseach:</w:t>
      </w:r>
    </w:p>
    <w:p w14:paraId="1B26BFE4" w14:textId="4A39177C" w:rsidR="00AE3AAF" w:rsidRDefault="00AE3AAF" w:rsidP="00AE3AAF">
      <w:pPr>
        <w:pStyle w:val="ListParagraph"/>
        <w:numPr>
          <w:ilvl w:val="0"/>
          <w:numId w:val="36"/>
        </w:numPr>
      </w:pPr>
      <w:r>
        <w:t xml:space="preserve">Beat: </w:t>
      </w:r>
      <w:r w:rsidR="00911493">
        <w:t>là những dữ liệu nhẹ được gửi tới elasticseach. Elastic cung cấp các beat riêng biệ cho các loại dữ liệu khác nhau, chẳng hạn như log, metrics, uptime …</w:t>
      </w:r>
    </w:p>
    <w:p w14:paraId="3BE92010" w14:textId="51EAFF08" w:rsidR="00AE3AAF" w:rsidRDefault="00AE3AAF" w:rsidP="00AE3AAF">
      <w:pPr>
        <w:pStyle w:val="ListParagraph"/>
        <w:numPr>
          <w:ilvl w:val="0"/>
          <w:numId w:val="36"/>
        </w:numPr>
      </w:pPr>
      <w:r>
        <w:t>Elastic Agent:</w:t>
      </w:r>
      <w:r w:rsidR="00911493">
        <w:t xml:space="preserve"> là một agent dành cho việc thu thập nhật ký, số liệu, dữ liệu bảo mật và ngăn chặn mối đe dọa. Trong elastic agent có 2 chế độ khác nhau: </w:t>
      </w:r>
    </w:p>
    <w:p w14:paraId="16695D35" w14:textId="6EE6FF75" w:rsidR="00911493" w:rsidRDefault="00911493" w:rsidP="00911493">
      <w:pPr>
        <w:pStyle w:val="ListParagraph"/>
        <w:numPr>
          <w:ilvl w:val="1"/>
          <w:numId w:val="36"/>
        </w:numPr>
      </w:pPr>
      <w:r>
        <w:t>Manage by Fleet: các chính sách và vòng đời của Elastic Agent được quản lý tập trung bằng Fleet. Ừng dụng  cho phép bạn thêm các tiện ích tích hợp tập trung với các dịch vụ và hệ thống phổ biến khác.</w:t>
      </w:r>
    </w:p>
    <w:p w14:paraId="5AC5FF4C" w14:textId="5FF55907" w:rsidR="00911493" w:rsidRDefault="00911493" w:rsidP="00911493">
      <w:pPr>
        <w:pStyle w:val="ListParagraph"/>
        <w:numPr>
          <w:ilvl w:val="1"/>
          <w:numId w:val="36"/>
        </w:numPr>
      </w:pPr>
      <w:r>
        <w:t xml:space="preserve">Standalone mode: Tất cả các chính sách được áp dụng cho Elastic Agent theo cách thủ công dưới dạng file YAML. </w:t>
      </w:r>
    </w:p>
    <w:p w14:paraId="64DF9F84" w14:textId="77777777" w:rsidR="00911493" w:rsidRDefault="00911493" w:rsidP="00911493"/>
    <w:p w14:paraId="06CC8040" w14:textId="481F06A7" w:rsidR="00911493" w:rsidRDefault="00911493" w:rsidP="00911493">
      <w:pPr>
        <w:jc w:val="center"/>
      </w:pPr>
      <w:r>
        <w:rPr>
          <w:noProof/>
        </w:rPr>
        <w:lastRenderedPageBreak/>
        <w:drawing>
          <wp:inline distT="0" distB="0" distL="0" distR="0" wp14:anchorId="3DFC442C" wp14:editId="5AE90B27">
            <wp:extent cx="4511675" cy="2743200"/>
            <wp:effectExtent l="0" t="0" r="3175" b="0"/>
            <wp:docPr id="1467958629" name="Picture 1" descr="Elasticsearch Tutorial: Getting Hands-On - Tech Explaine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search Tutorial: Getting Hands-On - Tech Explained - Mediu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1675" cy="2743200"/>
                    </a:xfrm>
                    <a:prstGeom prst="rect">
                      <a:avLst/>
                    </a:prstGeom>
                    <a:noFill/>
                    <a:ln>
                      <a:noFill/>
                    </a:ln>
                  </pic:spPr>
                </pic:pic>
              </a:graphicData>
            </a:graphic>
          </wp:inline>
        </w:drawing>
      </w:r>
    </w:p>
    <w:p w14:paraId="3A0F0E35" w14:textId="75780C6C" w:rsidR="00C930F7" w:rsidRPr="005C318F" w:rsidRDefault="00C930F7" w:rsidP="00C930F7">
      <w:pPr>
        <w:jc w:val="left"/>
        <w:rPr>
          <w:rFonts w:cs="Times New Roman"/>
        </w:rPr>
      </w:pPr>
      <w:r w:rsidRPr="005C318F">
        <w:rPr>
          <w:rFonts w:cs="Times New Roman"/>
        </w:rPr>
        <w:br w:type="page"/>
      </w:r>
    </w:p>
    <w:p w14:paraId="145D4F56" w14:textId="6A2BA482" w:rsidR="009769C8" w:rsidRPr="005C318F" w:rsidRDefault="00590A7A" w:rsidP="009769C8">
      <w:pPr>
        <w:pStyle w:val="A1"/>
        <w:rPr>
          <w:rFonts w:cs="Times New Roman"/>
        </w:rPr>
      </w:pPr>
      <w:bookmarkStart w:id="200" w:name="_Toc152803463"/>
      <w:r w:rsidRPr="005C318F">
        <w:rPr>
          <w:rFonts w:cs="Times New Roman"/>
        </w:rPr>
        <w:lastRenderedPageBreak/>
        <w:t>GIỚI THIỆU VỀ CÔNG CỤ GIÁM SÁT AN TOÀN MẠNG</w:t>
      </w:r>
      <w:bookmarkEnd w:id="200"/>
      <w:r w:rsidR="009769C8" w:rsidRPr="005C318F">
        <w:rPr>
          <w:rFonts w:cs="Times New Roman"/>
        </w:rPr>
        <w:t xml:space="preserve"> </w:t>
      </w:r>
    </w:p>
    <w:p w14:paraId="1953AB2E" w14:textId="00B9D5E6" w:rsidR="00DF15C6" w:rsidRPr="005C318F" w:rsidRDefault="00DF15C6" w:rsidP="00DB06F6">
      <w:pPr>
        <w:pStyle w:val="A2"/>
      </w:pPr>
      <w:bookmarkStart w:id="201" w:name="_Toc152803464"/>
      <w:r w:rsidRPr="005C318F">
        <w:t>IDS</w:t>
      </w:r>
      <w:bookmarkStart w:id="202" w:name="_Toc150956554"/>
      <w:bookmarkEnd w:id="201"/>
      <w:r w:rsidRPr="005C318F">
        <w:t xml:space="preserve"> </w:t>
      </w:r>
    </w:p>
    <w:p w14:paraId="65D983A2" w14:textId="77777777" w:rsidR="00DF15C6" w:rsidRPr="005C318F" w:rsidRDefault="00DF15C6" w:rsidP="00DF15C6">
      <w:pPr>
        <w:rPr>
          <w:rFonts w:cs="Times New Roman"/>
        </w:rPr>
      </w:pPr>
      <w:r w:rsidRPr="005C318F">
        <w:rPr>
          <w:rFonts w:cs="Times New Roman"/>
        </w:rPr>
        <w:t>IDS là viết tắt của Intrusion Detection System, có nghĩa là Hệ thống phát hiện xâm nhập. Đây là một công cụ được sử dụng để giám sát và phát hiện các hành vi xâm nhập vào hệ thống mạng, giúp bảo vệ an toàn thông tin cho các tổ chức và doanh nghiệp hiệu quả.</w:t>
      </w:r>
    </w:p>
    <w:p w14:paraId="77914D52" w14:textId="77777777" w:rsidR="00DF15C6" w:rsidRPr="005C318F" w:rsidRDefault="00DF15C6" w:rsidP="00DF15C6">
      <w:pPr>
        <w:rPr>
          <w:rFonts w:cs="Times New Roman"/>
        </w:rPr>
      </w:pPr>
      <w:r w:rsidRPr="005C318F">
        <w:rPr>
          <w:rFonts w:cs="Times New Roman"/>
        </w:rPr>
        <w:t>IDS có các chức năng chính sau:</w:t>
      </w:r>
    </w:p>
    <w:p w14:paraId="1C502C37" w14:textId="5C8CAA70" w:rsidR="00DF15C6" w:rsidRPr="005C318F" w:rsidRDefault="00DF15C6" w:rsidP="00DF15C6">
      <w:pPr>
        <w:pStyle w:val="ListParagraph"/>
        <w:numPr>
          <w:ilvl w:val="0"/>
          <w:numId w:val="36"/>
        </w:numPr>
        <w:rPr>
          <w:rFonts w:cs="Times New Roman"/>
        </w:rPr>
      </w:pPr>
      <w:r w:rsidRPr="005C318F">
        <w:rPr>
          <w:rFonts w:cs="Times New Roman"/>
        </w:rPr>
        <w:t>Giám sát lưu lượng mạng: IDS thu thập dữ liệu lưu lượng mạng và phân tích dữ liệu này để tìm các dấu hiệu của xâm nhập.</w:t>
      </w:r>
    </w:p>
    <w:p w14:paraId="4ABD0356" w14:textId="174B557C" w:rsidR="00DF15C6" w:rsidRPr="005C318F" w:rsidRDefault="00DF15C6" w:rsidP="00DF15C6">
      <w:pPr>
        <w:pStyle w:val="ListParagraph"/>
        <w:numPr>
          <w:ilvl w:val="0"/>
          <w:numId w:val="36"/>
        </w:numPr>
        <w:rPr>
          <w:rFonts w:cs="Times New Roman"/>
        </w:rPr>
      </w:pPr>
      <w:r w:rsidRPr="005C318F">
        <w:rPr>
          <w:rFonts w:cs="Times New Roman"/>
        </w:rPr>
        <w:t>Phát hiện xâm nhập: IDS sử dụng các quy tắc, mô hình hoặc trí tuệ nhân tạo để xác định các hành vi xâm nhập.</w:t>
      </w:r>
    </w:p>
    <w:p w14:paraId="5035CD69" w14:textId="60391F64" w:rsidR="00DF15C6" w:rsidRPr="005C318F" w:rsidRDefault="00DF15C6" w:rsidP="00DF15C6">
      <w:pPr>
        <w:pStyle w:val="ListParagraph"/>
        <w:numPr>
          <w:ilvl w:val="0"/>
          <w:numId w:val="36"/>
        </w:numPr>
        <w:rPr>
          <w:rFonts w:cs="Times New Roman"/>
        </w:rPr>
      </w:pPr>
      <w:r w:rsidRPr="005C318F">
        <w:rPr>
          <w:rFonts w:cs="Times New Roman"/>
        </w:rPr>
        <w:t>Cảnh báo xâm nhập: IDS thông báo cho quản trị viên hệ thống về các hành vi xâm nhập đã được phát hiện.</w:t>
      </w:r>
    </w:p>
    <w:p w14:paraId="41419200" w14:textId="6E6C999D" w:rsidR="00DF15C6" w:rsidRPr="005C318F" w:rsidRDefault="00DF15C6" w:rsidP="00DF15C6">
      <w:pPr>
        <w:rPr>
          <w:rFonts w:cs="Times New Roman"/>
        </w:rPr>
      </w:pPr>
      <w:r w:rsidRPr="005C318F">
        <w:rPr>
          <w:rFonts w:cs="Times New Roman"/>
        </w:rPr>
        <w:t>IDS được chia thành 2 loại chính là NIDS và HIDS</w:t>
      </w:r>
    </w:p>
    <w:p w14:paraId="0A3EFDC2" w14:textId="1C53F932" w:rsidR="00DF15C6" w:rsidRPr="005C318F" w:rsidRDefault="00DF15C6" w:rsidP="00DF15C6">
      <w:pPr>
        <w:pStyle w:val="ListParagraph"/>
        <w:numPr>
          <w:ilvl w:val="0"/>
          <w:numId w:val="36"/>
        </w:numPr>
        <w:rPr>
          <w:rFonts w:cs="Times New Roman"/>
        </w:rPr>
      </w:pPr>
      <w:r w:rsidRPr="005C318F">
        <w:rPr>
          <w:rFonts w:cs="Times New Roman"/>
        </w:rPr>
        <w:t>NIDS là viết tắt của Network-based Intrusion Detection System, có nghĩa là Hệ thống phát hiện xâm nhập dựa trên mạng. NIDS được triển khai tại các điểm vào/ra của mạng, để giám sát lưu lượng mạng.</w:t>
      </w:r>
    </w:p>
    <w:p w14:paraId="66DE0D1A" w14:textId="19DD6836" w:rsidR="00DF15C6" w:rsidRPr="005C318F" w:rsidRDefault="00DF15C6" w:rsidP="00DF15C6">
      <w:pPr>
        <w:pStyle w:val="ListParagraph"/>
        <w:numPr>
          <w:ilvl w:val="0"/>
          <w:numId w:val="36"/>
        </w:numPr>
        <w:rPr>
          <w:rFonts w:cs="Times New Roman"/>
        </w:rPr>
      </w:pPr>
      <w:r w:rsidRPr="005C318F">
        <w:rPr>
          <w:rFonts w:cs="Times New Roman"/>
        </w:rPr>
        <w:t>HIDS là viết tắt của Host-based Intrusion Detection System, có nghĩa là Hệ thống phát hiện xâm nhập dựa trên máy chủ. HIDS được triển khai trên các máy chủ hoặc thiết bị đầu cuối, để giám sát các hoạt động của hệ thống.</w:t>
      </w:r>
    </w:p>
    <w:p w14:paraId="16548C7C" w14:textId="2D75D4FC" w:rsidR="009769C8" w:rsidRPr="005C318F" w:rsidRDefault="00EC0706" w:rsidP="00DB06F6">
      <w:pPr>
        <w:pStyle w:val="A2"/>
      </w:pPr>
      <w:bookmarkStart w:id="203" w:name="_Toc152803465"/>
      <w:r>
        <w:t>Giới thiệu về Suricata</w:t>
      </w:r>
      <w:bookmarkEnd w:id="203"/>
    </w:p>
    <w:p w14:paraId="7B031EA4" w14:textId="31EAB10B" w:rsidR="009769C8" w:rsidRPr="005C318F" w:rsidRDefault="009769C8" w:rsidP="009769C8">
      <w:pPr>
        <w:rPr>
          <w:rFonts w:cs="Times New Roman"/>
        </w:rPr>
      </w:pPr>
      <w:r w:rsidRPr="005C318F">
        <w:rPr>
          <w:rFonts w:cs="Times New Roman"/>
        </w:rPr>
        <w:t>Suricata là một công cụ mạng IDS hiệu suất cao (Hệ thống phát hiện xâm nhập), IPS và bảo mật mạng, được phát triển bởi OISF, đây là một ứng dụng mã nguồn mở đa nền tảng và Là tài sản của một nền tảng phi lợi nhuận của cộng đồng Open Information Security Foundation (OISF).</w:t>
      </w:r>
    </w:p>
    <w:p w14:paraId="6680F8D1" w14:textId="540C3261" w:rsidR="00DF15C6" w:rsidRPr="005C318F" w:rsidRDefault="00DF15C6" w:rsidP="009769C8">
      <w:pPr>
        <w:rPr>
          <w:rFonts w:cs="Times New Roman"/>
        </w:rPr>
      </w:pPr>
      <w:r w:rsidRPr="005C318F">
        <w:rPr>
          <w:rFonts w:cs="Times New Roman"/>
        </w:rPr>
        <w:t xml:space="preserve">Suricata là một NIDS vì vậy nó sẽ bao gồm tất cả những chức năng chính mà NIDS có: </w:t>
      </w:r>
    </w:p>
    <w:p w14:paraId="3186300A" w14:textId="590A581F" w:rsidR="00DF15C6" w:rsidRPr="005C318F" w:rsidRDefault="00DF15C6" w:rsidP="00DF15C6">
      <w:pPr>
        <w:pStyle w:val="ListParagraph"/>
        <w:numPr>
          <w:ilvl w:val="0"/>
          <w:numId w:val="36"/>
        </w:numPr>
        <w:rPr>
          <w:rFonts w:cs="Times New Roman"/>
        </w:rPr>
      </w:pPr>
      <w:r w:rsidRPr="005C318F">
        <w:rPr>
          <w:rFonts w:cs="Times New Roman"/>
        </w:rPr>
        <w:t>Dựa trên các quy tắc: Suricata sử dụng các quy tắc để xác định các cuộc tấn công mạng. Các quy tắc có thể được tạo thủ công hoặc được tải xuống từ các nguồn trực tuyến.</w:t>
      </w:r>
    </w:p>
    <w:p w14:paraId="541D6850" w14:textId="462ED26E" w:rsidR="00DF15C6" w:rsidRPr="005C318F" w:rsidRDefault="00DF15C6" w:rsidP="009769C8">
      <w:pPr>
        <w:pStyle w:val="ListParagraph"/>
        <w:numPr>
          <w:ilvl w:val="0"/>
          <w:numId w:val="36"/>
        </w:numPr>
        <w:rPr>
          <w:rFonts w:cs="Times New Roman"/>
        </w:rPr>
      </w:pPr>
      <w:r w:rsidRPr="005C318F">
        <w:rPr>
          <w:rFonts w:cs="Times New Roman"/>
        </w:rPr>
        <w:lastRenderedPageBreak/>
        <w:t>Tương thích với nhiều giao thức: Suricata có thể được sử dụng để giám sát nhiều giao thức mạng, bao gồm TCP, UDP, ICMP, và HTTP.</w:t>
      </w:r>
    </w:p>
    <w:p w14:paraId="29D30059" w14:textId="1EC12130" w:rsidR="009769C8" w:rsidRPr="005C318F" w:rsidRDefault="009769C8" w:rsidP="009769C8">
      <w:pPr>
        <w:rPr>
          <w:rFonts w:cs="Times New Roman"/>
        </w:rPr>
      </w:pPr>
      <w:r w:rsidRPr="005C318F">
        <w:rPr>
          <w:rFonts w:cs="Times New Roman"/>
          <w:noProof/>
        </w:rPr>
        <w:drawing>
          <wp:inline distT="0" distB="0" distL="0" distR="0" wp14:anchorId="300C1EDA" wp14:editId="45824268">
            <wp:extent cx="5972175" cy="2541905"/>
            <wp:effectExtent l="0" t="0" r="9525" b="0"/>
            <wp:docPr id="162040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07020" name=""/>
                    <pic:cNvPicPr/>
                  </pic:nvPicPr>
                  <pic:blipFill>
                    <a:blip r:embed="rId37"/>
                    <a:stretch>
                      <a:fillRect/>
                    </a:stretch>
                  </pic:blipFill>
                  <pic:spPr>
                    <a:xfrm>
                      <a:off x="0" y="0"/>
                      <a:ext cx="5972175" cy="2541905"/>
                    </a:xfrm>
                    <a:prstGeom prst="rect">
                      <a:avLst/>
                    </a:prstGeom>
                  </pic:spPr>
                </pic:pic>
              </a:graphicData>
            </a:graphic>
          </wp:inline>
        </w:drawing>
      </w:r>
    </w:p>
    <w:p w14:paraId="4EB6339B" w14:textId="7225568E" w:rsidR="009769C8" w:rsidRPr="005C318F" w:rsidRDefault="009769C8" w:rsidP="00DB06F6">
      <w:pPr>
        <w:pStyle w:val="A2"/>
      </w:pPr>
      <w:bookmarkStart w:id="204" w:name="_Toc152803466"/>
      <w:r w:rsidRPr="005C318F">
        <w:t>Luật trong Suricata</w:t>
      </w:r>
      <w:bookmarkEnd w:id="204"/>
    </w:p>
    <w:p w14:paraId="64D820A5" w14:textId="727B868D" w:rsidR="009769C8" w:rsidRPr="005C318F" w:rsidRDefault="009769C8" w:rsidP="009769C8">
      <w:pPr>
        <w:pStyle w:val="A3"/>
        <w:rPr>
          <w:rFonts w:cs="Times New Roman"/>
        </w:rPr>
      </w:pPr>
      <w:bookmarkStart w:id="205" w:name="_Toc152803467"/>
      <w:r w:rsidRPr="005C318F">
        <w:rPr>
          <w:rFonts w:cs="Times New Roman"/>
        </w:rPr>
        <w:t>Rule Header</w:t>
      </w:r>
      <w:bookmarkEnd w:id="205"/>
    </w:p>
    <w:p w14:paraId="0AA6D90F" w14:textId="77777777" w:rsidR="00DF15C6" w:rsidRPr="005C318F" w:rsidRDefault="00DF15C6" w:rsidP="004631C8">
      <w:pPr>
        <w:rPr>
          <w:rFonts w:cs="Times New Roman"/>
        </w:rPr>
      </w:pPr>
      <w:r w:rsidRPr="005C318F">
        <w:rPr>
          <w:rFonts w:cs="Times New Roman"/>
        </w:rPr>
        <w:t>Phần Header sẽ chứa các thông tin xác định ai, ở đâu, cái gì của một gói tin, cũng như phải làm gì nếu tất cả các thuộc tính trong luật được hiện lên</w:t>
      </w:r>
    </w:p>
    <w:p w14:paraId="3DE1CD05" w14:textId="77777777" w:rsidR="00DF15C6" w:rsidRPr="005C318F" w:rsidRDefault="00DF15C6" w:rsidP="00DF15C6">
      <w:pPr>
        <w:rPr>
          <w:rFonts w:cs="Times New Roman"/>
          <w:b/>
          <w:bCs/>
        </w:rPr>
      </w:pPr>
      <w:r w:rsidRPr="005C318F">
        <w:rPr>
          <w:rFonts w:cs="Times New Roman"/>
          <w:b/>
          <w:bCs/>
        </w:rPr>
        <w:t>Rule Action</w:t>
      </w:r>
    </w:p>
    <w:p w14:paraId="1A8317FA" w14:textId="77777777" w:rsidR="00DF15C6" w:rsidRPr="005C318F" w:rsidRDefault="00DF15C6" w:rsidP="004631C8">
      <w:pPr>
        <w:rPr>
          <w:rFonts w:cs="Times New Roman"/>
        </w:rPr>
      </w:pPr>
      <w:r w:rsidRPr="005C318F">
        <w:rPr>
          <w:rFonts w:cs="Times New Roman"/>
        </w:rPr>
        <w:t xml:space="preserve">Mục đầu tiên trong một  luật đó chính là phần rule action, rule action sẽ nói cho Suricata biết phải làm gì khi thấy  các gói tin phù hợp với các luật đã được quy định sẵn. </w:t>
      </w:r>
    </w:p>
    <w:p w14:paraId="323B9F86" w14:textId="77777777" w:rsidR="00DF15C6" w:rsidRPr="005C318F" w:rsidRDefault="00DF15C6" w:rsidP="004631C8">
      <w:pPr>
        <w:rPr>
          <w:rFonts w:cs="Times New Roman"/>
        </w:rPr>
      </w:pPr>
      <w:r w:rsidRPr="005C318F">
        <w:rPr>
          <w:rFonts w:cs="Times New Roman"/>
        </w:rPr>
        <w:t xml:space="preserve">Có 4 hành động mặc định trong Suricata đó là: pass (cho qua), drop (chặn gói tin), reject, alert (cảnh báo).  </w:t>
      </w:r>
    </w:p>
    <w:p w14:paraId="34639905" w14:textId="6A0B10F7" w:rsidR="00DF15C6" w:rsidRPr="005C318F" w:rsidRDefault="00DF15C6" w:rsidP="004631C8">
      <w:pPr>
        <w:pStyle w:val="ListParagraph"/>
        <w:numPr>
          <w:ilvl w:val="0"/>
          <w:numId w:val="36"/>
        </w:numPr>
        <w:rPr>
          <w:rFonts w:cs="Times New Roman"/>
        </w:rPr>
      </w:pPr>
      <w:r w:rsidRPr="005C318F">
        <w:rPr>
          <w:rFonts w:cs="Times New Roman"/>
        </w:rPr>
        <w:t>Pass: nếu signature được so sánh trùng khớp và chỉ ra là pass thì Suricata sẽ thực hiện dừng quét gói tin và bỏ qua tất cả các luật phía sau đối với gói tin này</w:t>
      </w:r>
    </w:p>
    <w:p w14:paraId="6BF21747" w14:textId="75DF94A6" w:rsidR="00DF15C6" w:rsidRPr="005C318F" w:rsidRDefault="00DF15C6" w:rsidP="004631C8">
      <w:pPr>
        <w:pStyle w:val="ListParagraph"/>
        <w:numPr>
          <w:ilvl w:val="0"/>
          <w:numId w:val="36"/>
        </w:numPr>
        <w:rPr>
          <w:rFonts w:cs="Times New Roman"/>
        </w:rPr>
      </w:pPr>
      <w:r w:rsidRPr="005C318F">
        <w:rPr>
          <w:rFonts w:cs="Times New Roman"/>
        </w:rPr>
        <w:t>Drop: nếu chương trình tìm thấy một signature hợp lệ và nó chỉ ra là drop thì gói tin đó sẽ bị hủy bỏ và dừng truyền ngay lập tức, khi đó gói tin không thể đến được nơi nhận.</w:t>
      </w:r>
    </w:p>
    <w:p w14:paraId="4173DD0E" w14:textId="132DD2D8" w:rsidR="00DF15C6" w:rsidRPr="005C318F" w:rsidRDefault="00DF15C6" w:rsidP="004631C8">
      <w:pPr>
        <w:pStyle w:val="ListParagraph"/>
        <w:numPr>
          <w:ilvl w:val="0"/>
          <w:numId w:val="48"/>
        </w:numPr>
        <w:rPr>
          <w:rFonts w:cs="Times New Roman"/>
        </w:rPr>
      </w:pPr>
      <w:r w:rsidRPr="005C318F">
        <w:rPr>
          <w:rFonts w:cs="Times New Roman"/>
        </w:rPr>
        <w:t>Reject: là hành động bỏ qua gói tin, bỏ qua ở cả bên nhận và bên gửi. Suricata sẽ tạo ra một cảnh báo với gó i tin này.</w:t>
      </w:r>
    </w:p>
    <w:p w14:paraId="14F4290C" w14:textId="28C2AFA3" w:rsidR="00DF15C6" w:rsidRPr="005C318F" w:rsidRDefault="00DF15C6" w:rsidP="004631C8">
      <w:pPr>
        <w:pStyle w:val="ListParagraph"/>
        <w:numPr>
          <w:ilvl w:val="0"/>
          <w:numId w:val="48"/>
        </w:numPr>
        <w:rPr>
          <w:rFonts w:cs="Times New Roman"/>
        </w:rPr>
      </w:pPr>
      <w:r w:rsidRPr="005C318F">
        <w:rPr>
          <w:rFonts w:cs="Times New Roman"/>
        </w:rPr>
        <w:lastRenderedPageBreak/>
        <w:t xml:space="preserve">Alert: nếu signature được sánh là hợp lệ và có chứa một alert thì gói tin đó sẽ được xử lý giống như với một gói tin không hợp lệ. Suricata sẽ tạo ra một cảnh báo. </w:t>
      </w:r>
    </w:p>
    <w:p w14:paraId="75D7655B" w14:textId="77777777" w:rsidR="00DF15C6" w:rsidRPr="005C318F" w:rsidRDefault="00DF15C6" w:rsidP="00DF15C6">
      <w:pPr>
        <w:spacing w:after="0"/>
        <w:rPr>
          <w:rFonts w:cs="Times New Roman"/>
          <w:b/>
          <w:bCs/>
        </w:rPr>
      </w:pPr>
      <w:r w:rsidRPr="005C318F">
        <w:rPr>
          <w:rFonts w:cs="Times New Roman"/>
          <w:b/>
          <w:bCs/>
        </w:rPr>
        <w:t>Protocol</w:t>
      </w:r>
    </w:p>
    <w:p w14:paraId="63585682" w14:textId="77777777" w:rsidR="00DF15C6" w:rsidRPr="005C318F" w:rsidRDefault="00DF15C6" w:rsidP="004631C8">
      <w:pPr>
        <w:rPr>
          <w:rFonts w:cs="Times New Roman"/>
          <w:b/>
          <w:bCs/>
        </w:rPr>
      </w:pPr>
      <w:r w:rsidRPr="005C318F">
        <w:rPr>
          <w:rFonts w:cs="Times New Roman"/>
        </w:rPr>
        <w:t>Trường tiếp theo trong luật đó là protocol. Các giao thức mà Suricata hiện đang phân tích các hành vi bất thường đó là TLS, SSH, SMTP (tải thư điện tử qua mạng internet), IMAP (đặt sự kiểm soát email trên mail server), MSN, SMB (chia sẻ file), TCP, UDP, ICMP và IP, DNS</w:t>
      </w:r>
    </w:p>
    <w:p w14:paraId="4EFB9C35" w14:textId="77777777" w:rsidR="00DF15C6" w:rsidRPr="005C318F" w:rsidRDefault="00DF15C6" w:rsidP="00DF15C6">
      <w:pPr>
        <w:spacing w:after="0"/>
        <w:rPr>
          <w:rFonts w:cs="Times New Roman"/>
          <w:b/>
          <w:bCs/>
        </w:rPr>
      </w:pPr>
      <w:r w:rsidRPr="005C318F">
        <w:rPr>
          <w:rFonts w:cs="Times New Roman"/>
          <w:b/>
          <w:bCs/>
        </w:rPr>
        <w:t>IP Address</w:t>
      </w:r>
    </w:p>
    <w:p w14:paraId="25A47512" w14:textId="77777777" w:rsidR="00DF15C6" w:rsidRPr="005C318F" w:rsidRDefault="00DF15C6" w:rsidP="004631C8">
      <w:pPr>
        <w:rPr>
          <w:rFonts w:cs="Times New Roman"/>
        </w:rPr>
      </w:pPr>
      <w:r w:rsidRPr="005C318F">
        <w:rPr>
          <w:rFonts w:cs="Times New Roman"/>
        </w:rPr>
        <w:t xml:space="preserve">Mục tiếp theo của phần header đó là địa chỉ IP. Các địa chỉ này dùng để kiểm tra nơi đi và nơi đến của một gói tin. Địa chỉ ip đó có thể là địa chỉ của một máy đơn hoặc cũng có thể là địa chỉ của một lớp mạng. Từ khóa “any” được sử dụng để định nghĩa một địa chỉ bất kỳ.  </w:t>
      </w:r>
    </w:p>
    <w:p w14:paraId="312C08E2" w14:textId="77777777" w:rsidR="00DF15C6" w:rsidRPr="005C318F" w:rsidRDefault="00DF15C6" w:rsidP="004631C8">
      <w:pPr>
        <w:rPr>
          <w:rFonts w:cs="Times New Roman"/>
        </w:rPr>
      </w:pPr>
      <w:r w:rsidRPr="005C318F">
        <w:rPr>
          <w:rFonts w:cs="Times New Roman"/>
        </w:rPr>
        <w:t xml:space="preserve"> Một địa chỉ ip sẽ được viết dưới dạng ip_address/netmask. Điều này có nghĩa là nếu netmask là /24 thì lớp mạng đó là lớp mạng C, /16 là lớp mạng B hoặc /32 là chỉ một máy đơn. Ví dụ: địa chỉ 192.168.1.0/24 có nghĩa là một dải máy có địa chỉ IP từ 192.168.1.1-192.168.1.255. </w:t>
      </w:r>
    </w:p>
    <w:p w14:paraId="015D9BAC" w14:textId="77777777" w:rsidR="00DF15C6" w:rsidRPr="005C318F" w:rsidRDefault="00DF15C6" w:rsidP="004631C8">
      <w:pPr>
        <w:rPr>
          <w:rFonts w:cs="Times New Roman"/>
        </w:rPr>
      </w:pPr>
      <w:r w:rsidRPr="005C318F">
        <w:rPr>
          <w:rFonts w:cs="Times New Roman"/>
        </w:rPr>
        <w:t xml:space="preserve"> Trong hai địa chỉ IP trong một luật Suricata thì sẽ có một địa chỉ IP nguồn và một địa chỉ IP đích. Việc xác định đâu là địa chỉ nguồn, đâu là địa chỉ đích phụ thuộc vào “→”.  </w:t>
      </w:r>
    </w:p>
    <w:p w14:paraId="7F29D997" w14:textId="6ABFAD48" w:rsidR="00DF15C6" w:rsidRPr="005C318F" w:rsidRDefault="00DF15C6" w:rsidP="004631C8">
      <w:pPr>
        <w:rPr>
          <w:rFonts w:cs="Times New Roman"/>
        </w:rPr>
      </w:pPr>
      <w:r w:rsidRPr="005C318F">
        <w:rPr>
          <w:rFonts w:cs="Times New Roman"/>
        </w:rPr>
        <w:t xml:space="preserve"> Ngoài ra toán tử phủ định có thể được áp dụng cho việc định địa chỉ IP. Có nghĩa là khi sử dụng toán tử này thì Suricata sẽ bỏ qua việc kiểm tra địa chỉ của gói tin đó. Toán tử đó là “!”. Ngoài ra ta có thể định nghĩa một danh sách các địa chỉ IP bằng cách viết liên tiếp chúng cách nhau bởi một dấu “,”. </w:t>
      </w:r>
    </w:p>
    <w:p w14:paraId="038D7A55" w14:textId="77777777" w:rsidR="00DF15C6" w:rsidRPr="005C318F" w:rsidRDefault="00DF15C6" w:rsidP="00DF15C6">
      <w:pPr>
        <w:spacing w:after="0"/>
        <w:ind w:firstLine="709"/>
        <w:rPr>
          <w:rFonts w:cs="Times New Roman"/>
        </w:rPr>
      </w:pPr>
      <w:r w:rsidRPr="005C318F">
        <w:rPr>
          <w:rFonts w:cs="Times New Roman"/>
        </w:rPr>
        <w:t>Ví dụ:</w:t>
      </w:r>
    </w:p>
    <w:tbl>
      <w:tblPr>
        <w:tblStyle w:val="TableGrid"/>
        <w:tblW w:w="0" w:type="auto"/>
        <w:tblLook w:val="04A0" w:firstRow="1" w:lastRow="0" w:firstColumn="1" w:lastColumn="0" w:noHBand="0" w:noVBand="1"/>
      </w:tblPr>
      <w:tblGrid>
        <w:gridCol w:w="9395"/>
      </w:tblGrid>
      <w:tr w:rsidR="00DF15C6" w:rsidRPr="005C318F" w14:paraId="7FA89180" w14:textId="77777777" w:rsidTr="00591AB7">
        <w:tc>
          <w:tcPr>
            <w:tcW w:w="9940" w:type="dxa"/>
          </w:tcPr>
          <w:p w14:paraId="659AD349" w14:textId="77777777" w:rsidR="00DF15C6" w:rsidRPr="005C318F" w:rsidRDefault="00DF15C6" w:rsidP="00591AB7">
            <w:pPr>
              <w:spacing w:line="312" w:lineRule="auto"/>
              <w:ind w:firstLine="709"/>
              <w:rPr>
                <w:sz w:val="22"/>
              </w:rPr>
            </w:pPr>
            <w:r w:rsidRPr="005C318F">
              <w:rPr>
                <w:sz w:val="22"/>
              </w:rPr>
              <w:t>Alert TCP any any → ![192.168.1.0/24, 172.16.0.0/16] 80 (msg: “Access”)</w:t>
            </w:r>
          </w:p>
        </w:tc>
      </w:tr>
    </w:tbl>
    <w:p w14:paraId="00E2D09E" w14:textId="77777777" w:rsidR="00DF15C6" w:rsidRPr="005C318F" w:rsidRDefault="00DF15C6" w:rsidP="00DF15C6">
      <w:pPr>
        <w:spacing w:after="0"/>
        <w:ind w:firstLine="709"/>
        <w:rPr>
          <w:rFonts w:cs="Times New Roman"/>
          <w:b/>
          <w:bCs/>
        </w:rPr>
      </w:pPr>
    </w:p>
    <w:p w14:paraId="1869ED48" w14:textId="77777777" w:rsidR="00DF15C6" w:rsidRPr="005C318F" w:rsidRDefault="00DF15C6" w:rsidP="00DF15C6">
      <w:pPr>
        <w:spacing w:after="0"/>
        <w:rPr>
          <w:rFonts w:cs="Times New Roman"/>
          <w:b/>
          <w:bCs/>
        </w:rPr>
      </w:pPr>
      <w:r w:rsidRPr="005C318F">
        <w:rPr>
          <w:rFonts w:cs="Times New Roman"/>
          <w:b/>
          <w:bCs/>
        </w:rPr>
        <w:t>Port</w:t>
      </w:r>
    </w:p>
    <w:p w14:paraId="32C09942" w14:textId="77777777" w:rsidR="00DF15C6" w:rsidRDefault="00DF15C6" w:rsidP="004631C8">
      <w:pPr>
        <w:rPr>
          <w:rFonts w:cs="Times New Roman"/>
        </w:rPr>
      </w:pPr>
      <w:r w:rsidRPr="005C318F">
        <w:rPr>
          <w:rFonts w:cs="Times New Roman"/>
          <w:iCs/>
        </w:rPr>
        <w:t>Port có thể được định nghĩa bằng nhiều cách. Với từ khóa “any” giống như</w:t>
      </w:r>
      <w:r w:rsidRPr="005C318F">
        <w:rPr>
          <w:rFonts w:cs="Times New Roman"/>
        </w:rPr>
        <w:t xml:space="preserve"> địa chỉ IP để chỉ có thể sử dụng bất kỳ port nào. Gán một port cố định, ví dụ như gán kiểm tra ở port 80 http hoặc port 22 ssh. Ngoài ra ta cũng có thể sử dụng toán tử phủ định để bỏ qua một port nào đó hoặc liệt kê một dải các port</w:t>
      </w:r>
    </w:p>
    <w:p w14:paraId="05AC7794" w14:textId="77777777" w:rsidR="00EC0706" w:rsidRPr="005C318F" w:rsidRDefault="00EC0706" w:rsidP="004631C8">
      <w:pPr>
        <w:rPr>
          <w:rFonts w:cs="Times New Roman"/>
        </w:rPr>
      </w:pPr>
    </w:p>
    <w:p w14:paraId="21C43D80" w14:textId="77777777" w:rsidR="00DF15C6" w:rsidRPr="005C318F" w:rsidRDefault="00DF15C6" w:rsidP="00DF15C6">
      <w:pPr>
        <w:spacing w:after="0"/>
        <w:ind w:firstLine="709"/>
        <w:rPr>
          <w:rFonts w:eastAsia="Times New Roman" w:cs="Times New Roman"/>
        </w:rPr>
      </w:pPr>
      <w:r w:rsidRPr="005C318F">
        <w:rPr>
          <w:rFonts w:eastAsia="Times New Roman" w:cs="Times New Roman"/>
        </w:rPr>
        <w:lastRenderedPageBreak/>
        <w:t>Ví dụ:</w:t>
      </w:r>
    </w:p>
    <w:tbl>
      <w:tblPr>
        <w:tblStyle w:val="TableGrid"/>
        <w:tblW w:w="0" w:type="auto"/>
        <w:tblLook w:val="04A0" w:firstRow="1" w:lastRow="0" w:firstColumn="1" w:lastColumn="0" w:noHBand="0" w:noVBand="1"/>
      </w:tblPr>
      <w:tblGrid>
        <w:gridCol w:w="4729"/>
        <w:gridCol w:w="4666"/>
      </w:tblGrid>
      <w:tr w:rsidR="00DF15C6" w:rsidRPr="005C318F" w14:paraId="03AA0000" w14:textId="77777777" w:rsidTr="00591AB7">
        <w:tc>
          <w:tcPr>
            <w:tcW w:w="4970" w:type="dxa"/>
          </w:tcPr>
          <w:p w14:paraId="00782265" w14:textId="77777777" w:rsidR="00DF15C6" w:rsidRPr="005C318F" w:rsidRDefault="00DF15C6" w:rsidP="00591AB7">
            <w:pPr>
              <w:rPr>
                <w:iCs/>
                <w:sz w:val="22"/>
              </w:rPr>
            </w:pPr>
            <w:r w:rsidRPr="005C318F">
              <w:rPr>
                <w:iCs/>
                <w:sz w:val="22"/>
              </w:rPr>
              <w:t xml:space="preserve">Alert UDP any any → 192.168.1.0/24 1:1024    </w:t>
            </w:r>
          </w:p>
        </w:tc>
        <w:tc>
          <w:tcPr>
            <w:tcW w:w="4970" w:type="dxa"/>
          </w:tcPr>
          <w:p w14:paraId="1BCC3215" w14:textId="77777777" w:rsidR="00DF15C6" w:rsidRPr="005C318F" w:rsidRDefault="00DF15C6" w:rsidP="00591AB7">
            <w:pPr>
              <w:rPr>
                <w:iCs/>
                <w:sz w:val="22"/>
              </w:rPr>
            </w:pPr>
            <w:r w:rsidRPr="005C318F">
              <w:rPr>
                <w:iCs/>
                <w:sz w:val="22"/>
              </w:rPr>
              <w:t>port bất kỳ tới dãy port từ 1 - 1024</w:t>
            </w:r>
          </w:p>
        </w:tc>
      </w:tr>
      <w:tr w:rsidR="00DF15C6" w:rsidRPr="005C318F" w14:paraId="6486E0ED" w14:textId="77777777" w:rsidTr="00591AB7">
        <w:tc>
          <w:tcPr>
            <w:tcW w:w="4970" w:type="dxa"/>
          </w:tcPr>
          <w:p w14:paraId="2BCEB55A" w14:textId="77777777" w:rsidR="00DF15C6" w:rsidRPr="005C318F" w:rsidRDefault="00DF15C6" w:rsidP="00591AB7">
            <w:pPr>
              <w:rPr>
                <w:iCs/>
                <w:sz w:val="22"/>
              </w:rPr>
            </w:pPr>
            <w:r w:rsidRPr="005C318F">
              <w:rPr>
                <w:iCs/>
                <w:sz w:val="22"/>
              </w:rPr>
              <w:t xml:space="preserve">Alert UDP any any → 192.168.1.0/24 :6000   </w:t>
            </w:r>
          </w:p>
        </w:tc>
        <w:tc>
          <w:tcPr>
            <w:tcW w:w="4970" w:type="dxa"/>
          </w:tcPr>
          <w:p w14:paraId="340FFDC3" w14:textId="77777777" w:rsidR="00DF15C6" w:rsidRPr="005C318F" w:rsidRDefault="00DF15C6" w:rsidP="00591AB7">
            <w:pPr>
              <w:rPr>
                <w:iCs/>
                <w:sz w:val="22"/>
              </w:rPr>
            </w:pPr>
            <w:r w:rsidRPr="005C318F">
              <w:rPr>
                <w:iCs/>
                <w:sz w:val="22"/>
              </w:rPr>
              <w:t>port bất kỳ tới dãy port nhỏ hơn 6000</w:t>
            </w:r>
          </w:p>
        </w:tc>
      </w:tr>
      <w:tr w:rsidR="00DF15C6" w:rsidRPr="005C318F" w14:paraId="603E7305" w14:textId="77777777" w:rsidTr="00591AB7">
        <w:tc>
          <w:tcPr>
            <w:tcW w:w="4970" w:type="dxa"/>
          </w:tcPr>
          <w:p w14:paraId="256FE20E" w14:textId="77777777" w:rsidR="00DF15C6" w:rsidRPr="005C318F" w:rsidRDefault="00DF15C6" w:rsidP="00591AB7">
            <w:pPr>
              <w:rPr>
                <w:iCs/>
                <w:sz w:val="22"/>
              </w:rPr>
            </w:pPr>
            <w:r w:rsidRPr="005C318F">
              <w:rPr>
                <w:iCs/>
                <w:sz w:val="22"/>
              </w:rPr>
              <w:t xml:space="preserve">Alert UDP any any → 192.168.1.0/24 !6000:6010   </w:t>
            </w:r>
          </w:p>
        </w:tc>
        <w:tc>
          <w:tcPr>
            <w:tcW w:w="4970" w:type="dxa"/>
          </w:tcPr>
          <w:p w14:paraId="503FF386" w14:textId="77777777" w:rsidR="00DF15C6" w:rsidRPr="005C318F" w:rsidRDefault="00DF15C6" w:rsidP="00591AB7">
            <w:pPr>
              <w:rPr>
                <w:b/>
                <w:bCs/>
                <w:iCs/>
                <w:sz w:val="22"/>
              </w:rPr>
            </w:pPr>
            <w:r w:rsidRPr="005C318F">
              <w:rPr>
                <w:iCs/>
                <w:sz w:val="22"/>
              </w:rPr>
              <w:t>port bất kỳ tới bất kỳ port nào, bỏ qua dãy port từ 6000 – 6010</w:t>
            </w:r>
          </w:p>
          <w:p w14:paraId="406E3D9C" w14:textId="77777777" w:rsidR="00DF15C6" w:rsidRPr="005C318F" w:rsidRDefault="00DF15C6" w:rsidP="00591AB7">
            <w:pPr>
              <w:rPr>
                <w:iCs/>
                <w:sz w:val="22"/>
              </w:rPr>
            </w:pPr>
          </w:p>
        </w:tc>
      </w:tr>
    </w:tbl>
    <w:p w14:paraId="6DB66E00" w14:textId="77777777" w:rsidR="00DF15C6" w:rsidRPr="005C318F" w:rsidRDefault="00DF15C6" w:rsidP="00DF15C6">
      <w:pPr>
        <w:rPr>
          <w:rFonts w:cs="Times New Roman"/>
        </w:rPr>
      </w:pPr>
    </w:p>
    <w:p w14:paraId="16B7F5E5" w14:textId="6D091861" w:rsidR="009769C8" w:rsidRDefault="009769C8" w:rsidP="009769C8">
      <w:pPr>
        <w:pStyle w:val="A3"/>
        <w:rPr>
          <w:rFonts w:cs="Times New Roman"/>
        </w:rPr>
      </w:pPr>
      <w:bookmarkStart w:id="206" w:name="_Toc152803468"/>
      <w:r w:rsidRPr="005C318F">
        <w:rPr>
          <w:rFonts w:cs="Times New Roman"/>
        </w:rPr>
        <w:t>Rule Option</w:t>
      </w:r>
      <w:bookmarkEnd w:id="206"/>
    </w:p>
    <w:p w14:paraId="6433C4AC" w14:textId="77777777" w:rsidR="00B12F37" w:rsidRPr="00B12F37" w:rsidRDefault="00B12F37" w:rsidP="00EC0706">
      <w:r w:rsidRPr="00B12F37">
        <w:t>Rule options chính là trung tâm của việc phát hiện xâm nhập. Nội dung chứa các dấu hiệu để xác định một cuộc xâm nhập. Nó nằm ngay sau phần Rule Header và được bọc bởi dấu ngoặc đơn “()”. Tất cả các rule options sẽ được phân cách nhau bởi dấu chấm phẩy “;”, phần đối số sẽ được tách ra bởi dấy hai chấm “:”.</w:t>
      </w:r>
    </w:p>
    <w:p w14:paraId="310CD9A5" w14:textId="77777777" w:rsidR="00B12F37" w:rsidRPr="00B12F37" w:rsidRDefault="00B12F37" w:rsidP="00EC0706">
      <w:pPr>
        <w:spacing w:after="0"/>
        <w:rPr>
          <w:szCs w:val="28"/>
        </w:rPr>
      </w:pPr>
      <w:r w:rsidRPr="00B12F37">
        <w:rPr>
          <w:szCs w:val="28"/>
        </w:rPr>
        <w:t>Có 4 loại rule options chính bao gồm:</w:t>
      </w:r>
    </w:p>
    <w:p w14:paraId="55CD0AEA" w14:textId="77777777" w:rsidR="00EC0706" w:rsidRDefault="00B12F37" w:rsidP="00EC0706">
      <w:pPr>
        <w:pStyle w:val="ListParagraph"/>
        <w:numPr>
          <w:ilvl w:val="0"/>
          <w:numId w:val="32"/>
        </w:numPr>
        <w:spacing w:after="0" w:line="312" w:lineRule="auto"/>
        <w:rPr>
          <w:szCs w:val="28"/>
        </w:rPr>
      </w:pPr>
      <w:r w:rsidRPr="00EC0706">
        <w:rPr>
          <w:szCs w:val="28"/>
        </w:rPr>
        <w:t xml:space="preserve">General: Tùy chọn này cung cấp thông tin về luật đó nhưng không có bất cứ ảnh hưởng nào trong quá trình phát hiện. </w:t>
      </w:r>
    </w:p>
    <w:p w14:paraId="7ACCDBFB" w14:textId="77777777" w:rsidR="00EC0706" w:rsidRDefault="00B12F37" w:rsidP="00EC0706">
      <w:pPr>
        <w:pStyle w:val="ListParagraph"/>
        <w:numPr>
          <w:ilvl w:val="0"/>
          <w:numId w:val="32"/>
        </w:numPr>
        <w:spacing w:after="0" w:line="312" w:lineRule="auto"/>
        <w:rPr>
          <w:szCs w:val="28"/>
        </w:rPr>
      </w:pPr>
      <w:r w:rsidRPr="00EC0706">
        <w:rPr>
          <w:szCs w:val="28"/>
        </w:rPr>
        <w:t xml:space="preserve">Payload: Tùy chọn liên quan đến phần tải trong một gói tin. </w:t>
      </w:r>
    </w:p>
    <w:p w14:paraId="252C7F6C" w14:textId="77777777" w:rsidR="00EC0706" w:rsidRDefault="00B12F37" w:rsidP="00EC0706">
      <w:pPr>
        <w:pStyle w:val="ListParagraph"/>
        <w:numPr>
          <w:ilvl w:val="0"/>
          <w:numId w:val="32"/>
        </w:numPr>
        <w:spacing w:after="0" w:line="312" w:lineRule="auto"/>
        <w:rPr>
          <w:szCs w:val="28"/>
        </w:rPr>
      </w:pPr>
      <w:r w:rsidRPr="00EC0706">
        <w:rPr>
          <w:szCs w:val="28"/>
        </w:rPr>
        <w:t xml:space="preserve">Non-payload: Bao gồm các tùy chọn không liên quan đến phần tải của gói tin (header). </w:t>
      </w:r>
    </w:p>
    <w:p w14:paraId="27B6C6BC" w14:textId="5AFFDF75" w:rsidR="00B12F37" w:rsidRPr="00EC0706" w:rsidRDefault="00B12F37" w:rsidP="00EC0706">
      <w:pPr>
        <w:pStyle w:val="ListParagraph"/>
        <w:numPr>
          <w:ilvl w:val="0"/>
          <w:numId w:val="32"/>
        </w:numPr>
        <w:spacing w:after="0" w:line="312" w:lineRule="auto"/>
        <w:rPr>
          <w:szCs w:val="28"/>
        </w:rPr>
      </w:pPr>
      <w:r w:rsidRPr="00EC0706">
        <w:rPr>
          <w:szCs w:val="28"/>
        </w:rPr>
        <w:t xml:space="preserve">Post-detection: Các tùy chọn này sẽ gây ra những quy tắc cụ thể sau khi một luật đã được kích hoạt. </w:t>
      </w:r>
    </w:p>
    <w:p w14:paraId="29F2E813" w14:textId="77777777" w:rsidR="00B12F37" w:rsidRPr="00B12F37" w:rsidRDefault="00B12F37" w:rsidP="00B12F37">
      <w:pPr>
        <w:spacing w:after="0"/>
        <w:rPr>
          <w:b/>
          <w:bCs/>
          <w:szCs w:val="28"/>
        </w:rPr>
      </w:pPr>
      <w:r w:rsidRPr="00B12F37">
        <w:rPr>
          <w:b/>
          <w:bCs/>
          <w:szCs w:val="28"/>
        </w:rPr>
        <w:t>General</w:t>
      </w:r>
    </w:p>
    <w:p w14:paraId="1EA87AF6" w14:textId="77777777" w:rsidR="00B12F37" w:rsidRPr="00B12F37" w:rsidRDefault="00B12F37" w:rsidP="000D2A9C">
      <w:r w:rsidRPr="00B12F37">
        <w:t xml:space="preserve">Msg (Message): được dùng để cho biết thêm thông tin về từng signature và các cảnh báo. Phần đầu tiên sẽ cho biết tên tập tin của signature và phần này quy ước là phải viết bằng chữ in hoa. Định dạng của msg như sau: </w:t>
      </w:r>
    </w:p>
    <w:tbl>
      <w:tblPr>
        <w:tblStyle w:val="TableGrid"/>
        <w:tblW w:w="0" w:type="auto"/>
        <w:tblInd w:w="360" w:type="dxa"/>
        <w:tblLook w:val="04A0" w:firstRow="1" w:lastRow="0" w:firstColumn="1" w:lastColumn="0" w:noHBand="0" w:noVBand="1"/>
      </w:tblPr>
      <w:tblGrid>
        <w:gridCol w:w="9035"/>
      </w:tblGrid>
      <w:tr w:rsidR="00B12F37" w:rsidRPr="00B12F37" w14:paraId="52A041DD" w14:textId="77777777" w:rsidTr="00BA0D57">
        <w:tc>
          <w:tcPr>
            <w:tcW w:w="9940" w:type="dxa"/>
          </w:tcPr>
          <w:p w14:paraId="4081E7A3" w14:textId="77777777" w:rsidR="00B12F37" w:rsidRPr="00B12F37" w:rsidRDefault="00B12F37" w:rsidP="00BA0D57">
            <w:pPr>
              <w:rPr>
                <w:rFonts w:ascii="Courier New" w:hAnsi="Courier New" w:cs="Courier New"/>
                <w:szCs w:val="28"/>
              </w:rPr>
            </w:pPr>
            <w:r w:rsidRPr="00B12F37">
              <w:rPr>
                <w:rFonts w:ascii="Courier New" w:hAnsi="Courier New" w:cs="Courier New"/>
                <w:szCs w:val="28"/>
              </w:rPr>
              <w:t>msg: “..........”;</w:t>
            </w:r>
          </w:p>
        </w:tc>
      </w:tr>
    </w:tbl>
    <w:p w14:paraId="3BD940A8" w14:textId="77777777" w:rsidR="00B12F37" w:rsidRPr="00B12F37" w:rsidRDefault="00B12F37" w:rsidP="000D2A9C">
      <w:r w:rsidRPr="00B12F37">
        <w:t>Sid (signature id): cho ta biết định danh riêng của mỗi signature. Định danh này được bắt đầu với số. Định dạng của sid như sau</w:t>
      </w:r>
    </w:p>
    <w:tbl>
      <w:tblPr>
        <w:tblStyle w:val="TableGrid"/>
        <w:tblW w:w="0" w:type="auto"/>
        <w:tblInd w:w="360" w:type="dxa"/>
        <w:tblLook w:val="04A0" w:firstRow="1" w:lastRow="0" w:firstColumn="1" w:lastColumn="0" w:noHBand="0" w:noVBand="1"/>
      </w:tblPr>
      <w:tblGrid>
        <w:gridCol w:w="9035"/>
      </w:tblGrid>
      <w:tr w:rsidR="00B12F37" w:rsidRPr="00B12F37" w14:paraId="403C9918" w14:textId="77777777" w:rsidTr="00BA0D57">
        <w:tc>
          <w:tcPr>
            <w:tcW w:w="9940" w:type="dxa"/>
          </w:tcPr>
          <w:p w14:paraId="18925110" w14:textId="77777777" w:rsidR="00B12F37" w:rsidRPr="00B12F37" w:rsidRDefault="00B12F37" w:rsidP="00BA0D57">
            <w:pPr>
              <w:rPr>
                <w:rFonts w:ascii="Courier New" w:hAnsi="Courier New" w:cs="Courier New"/>
                <w:szCs w:val="28"/>
              </w:rPr>
            </w:pPr>
            <w:r w:rsidRPr="00B12F37">
              <w:rPr>
                <w:rFonts w:ascii="Courier New" w:hAnsi="Courier New" w:cs="Courier New"/>
                <w:szCs w:val="28"/>
              </w:rPr>
              <w:t>sid:123;</w:t>
            </w:r>
          </w:p>
        </w:tc>
      </w:tr>
    </w:tbl>
    <w:p w14:paraId="43164DF1" w14:textId="77777777" w:rsidR="00B12F37" w:rsidRPr="00B12F37" w:rsidRDefault="00B12F37" w:rsidP="000D2A9C">
      <w:r w:rsidRPr="00B12F37">
        <w:t>Rev (revision): mỗi sid thường đi kèm với một rev. Rev đại diện cho các phiên bản của signature. Mỗi khi signature được sửa đổi thì số rev sẽ được tăng lên bởi người tạo ra. Định dạng của rev như sau:</w:t>
      </w:r>
    </w:p>
    <w:tbl>
      <w:tblPr>
        <w:tblStyle w:val="TableGrid"/>
        <w:tblW w:w="0" w:type="auto"/>
        <w:tblInd w:w="360" w:type="dxa"/>
        <w:tblLook w:val="04A0" w:firstRow="1" w:lastRow="0" w:firstColumn="1" w:lastColumn="0" w:noHBand="0" w:noVBand="1"/>
      </w:tblPr>
      <w:tblGrid>
        <w:gridCol w:w="9035"/>
      </w:tblGrid>
      <w:tr w:rsidR="00B12F37" w:rsidRPr="00B12F37" w14:paraId="54923907" w14:textId="77777777" w:rsidTr="00BA0D57">
        <w:tc>
          <w:tcPr>
            <w:tcW w:w="9940" w:type="dxa"/>
          </w:tcPr>
          <w:p w14:paraId="49B8E0BB" w14:textId="77777777" w:rsidR="00B12F37" w:rsidRPr="00B12F37" w:rsidRDefault="00B12F37" w:rsidP="00BA0D57">
            <w:pPr>
              <w:rPr>
                <w:rFonts w:ascii="Courier New" w:hAnsi="Courier New" w:cs="Courier New"/>
                <w:szCs w:val="28"/>
              </w:rPr>
            </w:pPr>
            <w:r w:rsidRPr="00B12F37">
              <w:rPr>
                <w:rFonts w:ascii="Courier New" w:hAnsi="Courier New" w:cs="Courier New"/>
                <w:szCs w:val="28"/>
              </w:rPr>
              <w:t>rev:123;</w:t>
            </w:r>
          </w:p>
        </w:tc>
      </w:tr>
    </w:tbl>
    <w:p w14:paraId="08A2AC3F" w14:textId="77777777" w:rsidR="00B12F37" w:rsidRPr="00B12F37" w:rsidRDefault="00B12F37" w:rsidP="00B12F37">
      <w:pPr>
        <w:ind w:left="360"/>
        <w:rPr>
          <w:szCs w:val="28"/>
        </w:rPr>
      </w:pPr>
    </w:p>
    <w:p w14:paraId="6E38F837" w14:textId="77777777" w:rsidR="00B12F37" w:rsidRPr="00B12F37" w:rsidRDefault="00B12F37" w:rsidP="000D2A9C">
      <w:r w:rsidRPr="00B12F37">
        <w:lastRenderedPageBreak/>
        <w:t>Reference: cung cấp cho ta địa chỉ đến được những nơi chứa các thông tin đầy đủ về signature. Các tham chiếu có thể xuất hiện nhiều lần trong một signature. Ví dụ về một tham chiếu như sau</w:t>
      </w:r>
    </w:p>
    <w:tbl>
      <w:tblPr>
        <w:tblStyle w:val="TableGrid"/>
        <w:tblW w:w="0" w:type="auto"/>
        <w:tblInd w:w="360" w:type="dxa"/>
        <w:tblLook w:val="04A0" w:firstRow="1" w:lastRow="0" w:firstColumn="1" w:lastColumn="0" w:noHBand="0" w:noVBand="1"/>
      </w:tblPr>
      <w:tblGrid>
        <w:gridCol w:w="9035"/>
      </w:tblGrid>
      <w:tr w:rsidR="00B12F37" w:rsidRPr="00B12F37" w14:paraId="3A36E1CE" w14:textId="77777777" w:rsidTr="00BA0D57">
        <w:tc>
          <w:tcPr>
            <w:tcW w:w="9940" w:type="dxa"/>
          </w:tcPr>
          <w:p w14:paraId="1A975224" w14:textId="77777777" w:rsidR="00B12F37" w:rsidRPr="00B12F37" w:rsidRDefault="00B12F37" w:rsidP="00BA0D57">
            <w:pPr>
              <w:spacing w:line="312" w:lineRule="auto"/>
              <w:ind w:left="851"/>
              <w:rPr>
                <w:rFonts w:ascii="Courier New" w:hAnsi="Courier New" w:cs="Courier New"/>
                <w:szCs w:val="28"/>
              </w:rPr>
            </w:pPr>
            <w:r w:rsidRPr="00B12F37">
              <w:rPr>
                <w:rFonts w:ascii="Courier New" w:hAnsi="Courier New" w:cs="Courier New"/>
                <w:szCs w:val="28"/>
              </w:rPr>
              <w:t xml:space="preserve">reference: url, www.info.nl   </w:t>
            </w:r>
          </w:p>
        </w:tc>
      </w:tr>
    </w:tbl>
    <w:p w14:paraId="1C4D7659" w14:textId="77777777" w:rsidR="00B12F37" w:rsidRPr="00B12F37" w:rsidRDefault="00B12F37" w:rsidP="000D2A9C">
      <w:r w:rsidRPr="00B12F37">
        <w:t>Classtype: cung cấp thông tin về việc phân loại các lớp quy tắc và cảnh báo. Mỗi lớp bao gồm một tên ngắn gọn, một tên đầy đủ và mức độ ưu tiên</w:t>
      </w:r>
    </w:p>
    <w:tbl>
      <w:tblPr>
        <w:tblStyle w:val="TableGrid"/>
        <w:tblW w:w="0" w:type="auto"/>
        <w:tblInd w:w="360" w:type="dxa"/>
        <w:tblLook w:val="04A0" w:firstRow="1" w:lastRow="0" w:firstColumn="1" w:lastColumn="0" w:noHBand="0" w:noVBand="1"/>
      </w:tblPr>
      <w:tblGrid>
        <w:gridCol w:w="9035"/>
      </w:tblGrid>
      <w:tr w:rsidR="00B12F37" w:rsidRPr="00B12F37" w14:paraId="47115D67" w14:textId="77777777" w:rsidTr="00BA0D57">
        <w:tc>
          <w:tcPr>
            <w:tcW w:w="9940" w:type="dxa"/>
          </w:tcPr>
          <w:p w14:paraId="62C1FCF0" w14:textId="77777777" w:rsidR="00B12F37" w:rsidRPr="00B12F37" w:rsidRDefault="00B12F37" w:rsidP="00BA0D57">
            <w:pPr>
              <w:rPr>
                <w:rFonts w:ascii="Courier New" w:hAnsi="Courier New" w:cs="Courier New"/>
                <w:szCs w:val="28"/>
              </w:rPr>
            </w:pPr>
            <w:r w:rsidRPr="00B12F37">
              <w:rPr>
                <w:rFonts w:ascii="Courier New" w:hAnsi="Courier New" w:cs="Courier New"/>
                <w:szCs w:val="28"/>
              </w:rPr>
              <w:t>Config classification: web-application-attack,Web Application Attack,1 config classification: not-suspicious,Not Suspicious Traffic,3</w:t>
            </w:r>
          </w:p>
        </w:tc>
      </w:tr>
    </w:tbl>
    <w:p w14:paraId="5B7415C0" w14:textId="77777777" w:rsidR="00B12F37" w:rsidRPr="00B12F37" w:rsidRDefault="00B12F37" w:rsidP="000D2A9C">
      <w:r w:rsidRPr="00B12F37">
        <w:t>Priority: chỉ ra mức độ ưu tiên của mỗi signature. Các giá trị ưu tiên dao động từ 1 đến 255, nhưng thường sử dụng các giá trị từ 1 -&gt; 4. Mức ưu tiên cao nhất là 1. Những signature có mức ưu tiên cao hơn sẽ được kiểm tra trước. Định dạng chỉ mức ưu tiên như sau</w:t>
      </w:r>
    </w:p>
    <w:tbl>
      <w:tblPr>
        <w:tblStyle w:val="TableGrid"/>
        <w:tblW w:w="0" w:type="auto"/>
        <w:tblInd w:w="360" w:type="dxa"/>
        <w:tblLook w:val="04A0" w:firstRow="1" w:lastRow="0" w:firstColumn="1" w:lastColumn="0" w:noHBand="0" w:noVBand="1"/>
      </w:tblPr>
      <w:tblGrid>
        <w:gridCol w:w="9035"/>
      </w:tblGrid>
      <w:tr w:rsidR="00B12F37" w:rsidRPr="00B12F37" w14:paraId="56A96E30" w14:textId="77777777" w:rsidTr="00BA0D57">
        <w:tc>
          <w:tcPr>
            <w:tcW w:w="9940" w:type="dxa"/>
          </w:tcPr>
          <w:p w14:paraId="0F7355A6" w14:textId="77777777" w:rsidR="00B12F37" w:rsidRPr="00B12F37" w:rsidRDefault="00B12F37" w:rsidP="00BA0D57">
            <w:pPr>
              <w:spacing w:line="312" w:lineRule="auto"/>
              <w:ind w:left="851"/>
              <w:rPr>
                <w:rFonts w:ascii="Courier New" w:hAnsi="Courier New" w:cs="Courier New"/>
                <w:szCs w:val="28"/>
              </w:rPr>
            </w:pPr>
            <w:r w:rsidRPr="00B12F37">
              <w:rPr>
                <w:rFonts w:ascii="Courier New" w:hAnsi="Courier New" w:cs="Courier New"/>
                <w:szCs w:val="28"/>
              </w:rPr>
              <w:t>Priority: 1;</w:t>
            </w:r>
          </w:p>
        </w:tc>
      </w:tr>
    </w:tbl>
    <w:p w14:paraId="3CF4F9B6" w14:textId="77777777" w:rsidR="00B12F37" w:rsidRPr="00B12F37" w:rsidRDefault="00B12F37" w:rsidP="00B12F37">
      <w:pPr>
        <w:spacing w:after="0"/>
        <w:ind w:left="851"/>
        <w:rPr>
          <w:szCs w:val="28"/>
        </w:rPr>
      </w:pPr>
    </w:p>
    <w:p w14:paraId="695531A9" w14:textId="77777777" w:rsidR="00B12F37" w:rsidRPr="00B12F37" w:rsidRDefault="00B12F37" w:rsidP="000D2A9C">
      <w:r w:rsidRPr="00B12F37">
        <w:t>Metadata: Suricata sẽ bỏ qua những gì viết sau metadata. Định dạng của metadata như sau</w:t>
      </w:r>
    </w:p>
    <w:tbl>
      <w:tblPr>
        <w:tblStyle w:val="TableGrid"/>
        <w:tblW w:w="0" w:type="auto"/>
        <w:tblInd w:w="360" w:type="dxa"/>
        <w:tblLook w:val="04A0" w:firstRow="1" w:lastRow="0" w:firstColumn="1" w:lastColumn="0" w:noHBand="0" w:noVBand="1"/>
      </w:tblPr>
      <w:tblGrid>
        <w:gridCol w:w="9035"/>
      </w:tblGrid>
      <w:tr w:rsidR="00B12F37" w:rsidRPr="00B12F37" w14:paraId="4EC8F265" w14:textId="77777777" w:rsidTr="00BA0D57">
        <w:tc>
          <w:tcPr>
            <w:tcW w:w="9940" w:type="dxa"/>
          </w:tcPr>
          <w:p w14:paraId="045F1583" w14:textId="77777777" w:rsidR="00B12F37" w:rsidRPr="00B12F37" w:rsidRDefault="00B12F37" w:rsidP="00BA0D57">
            <w:pPr>
              <w:spacing w:line="312" w:lineRule="auto"/>
              <w:ind w:left="851"/>
              <w:rPr>
                <w:rFonts w:ascii="Courier New" w:hAnsi="Courier New" w:cs="Courier New"/>
                <w:szCs w:val="28"/>
              </w:rPr>
            </w:pPr>
            <w:r w:rsidRPr="00B12F37">
              <w:rPr>
                <w:rFonts w:ascii="Courier New" w:hAnsi="Courier New" w:cs="Courier New"/>
                <w:szCs w:val="28"/>
              </w:rPr>
              <w:t>Metadata:……;</w:t>
            </w:r>
          </w:p>
        </w:tc>
      </w:tr>
    </w:tbl>
    <w:p w14:paraId="0E07E230" w14:textId="77777777" w:rsidR="00B12F37" w:rsidRDefault="00B12F37" w:rsidP="00B12F37">
      <w:pPr>
        <w:spacing w:after="0"/>
        <w:ind w:left="851"/>
        <w:rPr>
          <w:szCs w:val="28"/>
        </w:rPr>
      </w:pPr>
    </w:p>
    <w:p w14:paraId="71C3393F" w14:textId="77777777" w:rsidR="00B12F37" w:rsidRPr="00B12F37" w:rsidRDefault="00B12F37" w:rsidP="000D2A9C">
      <w:pPr>
        <w:spacing w:after="0"/>
        <w:rPr>
          <w:szCs w:val="28"/>
        </w:rPr>
      </w:pPr>
    </w:p>
    <w:p w14:paraId="5F7D0894" w14:textId="77777777" w:rsidR="00B12F37" w:rsidRPr="00B12F37" w:rsidRDefault="00B12F37" w:rsidP="00B12F37">
      <w:pPr>
        <w:spacing w:after="0"/>
        <w:rPr>
          <w:b/>
          <w:bCs/>
          <w:szCs w:val="28"/>
        </w:rPr>
      </w:pPr>
      <w:r w:rsidRPr="00B12F37">
        <w:rPr>
          <w:b/>
          <w:bCs/>
          <w:szCs w:val="28"/>
        </w:rPr>
        <w:t>Payload</w:t>
      </w:r>
    </w:p>
    <w:p w14:paraId="6B3CD07E" w14:textId="77777777" w:rsidR="00B12F37" w:rsidRPr="00B12F37" w:rsidRDefault="00B12F37" w:rsidP="000D2A9C">
      <w:r w:rsidRPr="00B12F37">
        <w:t>Content: thể hiện nội dung chúng ta cần viết trong signature, nội dung này được đặt giữa 2 dấu nháy kép. Nội dung là các byte dữ liệu, có 256 giá trị khác nhau (0-255). Chúng có thể là các ký tự thường, ký tự hoa, các ký tự đặc biệt, hay là các mã hexa tương ứng với các ký tự và các mã hexa này phải được đặt giữa 2 dấu gạch dọc. Định dạng của một nội dung như sau</w:t>
      </w:r>
    </w:p>
    <w:tbl>
      <w:tblPr>
        <w:tblStyle w:val="TableGrid"/>
        <w:tblW w:w="0" w:type="auto"/>
        <w:tblInd w:w="360" w:type="dxa"/>
        <w:tblLook w:val="04A0" w:firstRow="1" w:lastRow="0" w:firstColumn="1" w:lastColumn="0" w:noHBand="0" w:noVBand="1"/>
      </w:tblPr>
      <w:tblGrid>
        <w:gridCol w:w="9035"/>
      </w:tblGrid>
      <w:tr w:rsidR="00B12F37" w:rsidRPr="00B12F37" w14:paraId="793D1869" w14:textId="77777777" w:rsidTr="00BA0D57">
        <w:tc>
          <w:tcPr>
            <w:tcW w:w="9940" w:type="dxa"/>
          </w:tcPr>
          <w:p w14:paraId="17177055" w14:textId="77777777" w:rsidR="00B12F37" w:rsidRPr="00B12F37" w:rsidRDefault="00B12F37" w:rsidP="00BA0D57">
            <w:pPr>
              <w:spacing w:line="312" w:lineRule="auto"/>
              <w:ind w:left="851"/>
              <w:rPr>
                <w:rFonts w:ascii="Courier New" w:hAnsi="Courier New" w:cs="Courier New"/>
                <w:szCs w:val="28"/>
              </w:rPr>
            </w:pPr>
            <w:r w:rsidRPr="00B12F37">
              <w:rPr>
                <w:rFonts w:ascii="Courier New" w:hAnsi="Courier New" w:cs="Courier New"/>
                <w:szCs w:val="28"/>
              </w:rPr>
              <w:t>Content: “…….”;</w:t>
            </w:r>
          </w:p>
        </w:tc>
      </w:tr>
    </w:tbl>
    <w:p w14:paraId="070DBFE3" w14:textId="77777777" w:rsidR="00B12F37" w:rsidRPr="00B12F37" w:rsidRDefault="00B12F37" w:rsidP="000D2A9C">
      <w:r w:rsidRPr="00B12F37">
        <w:t>Nocase: được dùng để chỉnh sửa nội dung thành các chữ thường, không tạo ra sự khác biệt giữa chữ hoa và chữ thường. Nocase cần được đặt sau nội dung cần chỉnh sửa</w:t>
      </w:r>
    </w:p>
    <w:tbl>
      <w:tblPr>
        <w:tblStyle w:val="TableGrid"/>
        <w:tblW w:w="0" w:type="auto"/>
        <w:tblInd w:w="360" w:type="dxa"/>
        <w:tblLook w:val="04A0" w:firstRow="1" w:lastRow="0" w:firstColumn="1" w:lastColumn="0" w:noHBand="0" w:noVBand="1"/>
      </w:tblPr>
      <w:tblGrid>
        <w:gridCol w:w="9035"/>
      </w:tblGrid>
      <w:tr w:rsidR="00B12F37" w:rsidRPr="00B12F37" w14:paraId="1D38092C" w14:textId="77777777" w:rsidTr="00BA0D57">
        <w:tc>
          <w:tcPr>
            <w:tcW w:w="9940" w:type="dxa"/>
          </w:tcPr>
          <w:p w14:paraId="358728E1" w14:textId="77777777" w:rsidR="00B12F37" w:rsidRPr="00B12F37" w:rsidRDefault="00B12F37" w:rsidP="00BA0D57">
            <w:pPr>
              <w:spacing w:line="312" w:lineRule="auto"/>
              <w:ind w:left="851"/>
              <w:rPr>
                <w:rFonts w:ascii="Courier New" w:hAnsi="Courier New" w:cs="Courier New"/>
                <w:iCs/>
                <w:szCs w:val="28"/>
              </w:rPr>
            </w:pPr>
            <w:r w:rsidRPr="00B12F37">
              <w:rPr>
                <w:rFonts w:ascii="Courier New" w:hAnsi="Courier New" w:cs="Courier New"/>
                <w:iCs/>
                <w:szCs w:val="28"/>
              </w:rPr>
              <w:t>content: “abC”; nocase;</w:t>
            </w:r>
          </w:p>
        </w:tc>
      </w:tr>
    </w:tbl>
    <w:p w14:paraId="09C490C3" w14:textId="77777777" w:rsidR="00B12F37" w:rsidRPr="00B12F37" w:rsidRDefault="00B12F37" w:rsidP="00B12F37">
      <w:pPr>
        <w:spacing w:after="0"/>
        <w:ind w:left="851"/>
        <w:rPr>
          <w:szCs w:val="28"/>
        </w:rPr>
      </w:pPr>
    </w:p>
    <w:p w14:paraId="6EF4BF15" w14:textId="77777777" w:rsidR="00B12F37" w:rsidRPr="00B12F37" w:rsidRDefault="00B12F37" w:rsidP="000D2A9C">
      <w:r w:rsidRPr="00B12F37">
        <w:lastRenderedPageBreak/>
        <w:t xml:space="preserve">Depth: sau từ khóa depth là một số, chỉ ra bao nhiêu byte từ đầu một payload cần được kiểm tra. Depth cần được đặt sau một nội dung. Ví dụ: ta có một payload: abCdefghij. </w:t>
      </w:r>
    </w:p>
    <w:p w14:paraId="3E537EB7" w14:textId="77777777" w:rsidR="00B12F37" w:rsidRPr="00B12F37" w:rsidRDefault="00B12F37" w:rsidP="00B12F37">
      <w:pPr>
        <w:pStyle w:val="ListParagraph"/>
        <w:spacing w:after="0"/>
        <w:ind w:left="851"/>
        <w:rPr>
          <w:szCs w:val="28"/>
        </w:rPr>
      </w:pPr>
      <w:r w:rsidRPr="00B12F37">
        <w:rPr>
          <w:szCs w:val="28"/>
        </w:rPr>
        <w:t>Ta thực hiện kiểm tra 3 byte đầu của payload</w:t>
      </w:r>
    </w:p>
    <w:tbl>
      <w:tblPr>
        <w:tblStyle w:val="TableGrid"/>
        <w:tblW w:w="0" w:type="auto"/>
        <w:tblInd w:w="720" w:type="dxa"/>
        <w:tblLook w:val="04A0" w:firstRow="1" w:lastRow="0" w:firstColumn="1" w:lastColumn="0" w:noHBand="0" w:noVBand="1"/>
      </w:tblPr>
      <w:tblGrid>
        <w:gridCol w:w="8675"/>
      </w:tblGrid>
      <w:tr w:rsidR="00B12F37" w:rsidRPr="00B12F37" w14:paraId="0A3965E0" w14:textId="77777777" w:rsidTr="00BA0D57">
        <w:tc>
          <w:tcPr>
            <w:tcW w:w="9940" w:type="dxa"/>
          </w:tcPr>
          <w:p w14:paraId="24311683" w14:textId="77777777" w:rsidR="00B12F37" w:rsidRPr="00B12F37" w:rsidRDefault="00B12F37" w:rsidP="00BA0D57">
            <w:pPr>
              <w:pStyle w:val="ListParagraph"/>
              <w:spacing w:line="312" w:lineRule="auto"/>
              <w:ind w:left="851"/>
              <w:rPr>
                <w:rFonts w:ascii="Courier New" w:hAnsi="Courier New" w:cs="Courier New"/>
                <w:iCs/>
                <w:szCs w:val="28"/>
              </w:rPr>
            </w:pPr>
            <w:r w:rsidRPr="00B12F37">
              <w:rPr>
                <w:rFonts w:ascii="Courier New" w:hAnsi="Courier New" w:cs="Courier New"/>
                <w:iCs/>
                <w:szCs w:val="28"/>
              </w:rPr>
              <w:t>content: “abC”; depth:3</w:t>
            </w:r>
          </w:p>
        </w:tc>
      </w:tr>
    </w:tbl>
    <w:p w14:paraId="57060463" w14:textId="77777777" w:rsidR="00B12F37" w:rsidRPr="00B12F37" w:rsidRDefault="00B12F37" w:rsidP="00B12F37">
      <w:pPr>
        <w:pStyle w:val="ListParagraph"/>
        <w:spacing w:after="0"/>
        <w:ind w:left="851"/>
        <w:rPr>
          <w:szCs w:val="28"/>
        </w:rPr>
      </w:pPr>
    </w:p>
    <w:p w14:paraId="5106C5D3" w14:textId="77777777" w:rsidR="00B12F37" w:rsidRPr="00B12F37" w:rsidRDefault="00B12F37" w:rsidP="000D2A9C">
      <w:r w:rsidRPr="00B12F37">
        <w:t>Offset: chỉ độ lệch byte trong tải trọng sẽ được kiểm tra. Ví dụ: độ lệch là 3 thì sẽ kiểm tra từ byte thứ 4 trong tải trọng</w:t>
      </w:r>
    </w:p>
    <w:tbl>
      <w:tblPr>
        <w:tblStyle w:val="TableGrid"/>
        <w:tblW w:w="0" w:type="auto"/>
        <w:tblInd w:w="360" w:type="dxa"/>
        <w:tblLook w:val="04A0" w:firstRow="1" w:lastRow="0" w:firstColumn="1" w:lastColumn="0" w:noHBand="0" w:noVBand="1"/>
      </w:tblPr>
      <w:tblGrid>
        <w:gridCol w:w="9035"/>
      </w:tblGrid>
      <w:tr w:rsidR="00B12F37" w:rsidRPr="00B12F37" w14:paraId="303FF143" w14:textId="77777777" w:rsidTr="00BA0D57">
        <w:tc>
          <w:tcPr>
            <w:tcW w:w="9940" w:type="dxa"/>
          </w:tcPr>
          <w:p w14:paraId="0BE02033" w14:textId="77777777" w:rsidR="00B12F37" w:rsidRPr="00B12F37" w:rsidRDefault="00B12F37" w:rsidP="00BA0D57">
            <w:pPr>
              <w:spacing w:line="312" w:lineRule="auto"/>
              <w:ind w:left="851"/>
              <w:rPr>
                <w:rFonts w:ascii="Courier New" w:hAnsi="Courier New" w:cs="Courier New"/>
                <w:szCs w:val="28"/>
              </w:rPr>
            </w:pPr>
            <w:r w:rsidRPr="00B12F37">
              <w:rPr>
                <w:rFonts w:ascii="Courier New" w:hAnsi="Courier New" w:cs="Courier New"/>
                <w:szCs w:val="28"/>
              </w:rPr>
              <w:t>content: “def”; offset:3;</w:t>
            </w:r>
          </w:p>
        </w:tc>
      </w:tr>
    </w:tbl>
    <w:p w14:paraId="20175BAD" w14:textId="77777777" w:rsidR="00B12F37" w:rsidRPr="00B12F37" w:rsidRDefault="00B12F37" w:rsidP="00B12F37">
      <w:pPr>
        <w:spacing w:after="0"/>
        <w:ind w:left="851"/>
        <w:rPr>
          <w:szCs w:val="28"/>
        </w:rPr>
      </w:pPr>
    </w:p>
    <w:p w14:paraId="0D2CA960" w14:textId="77777777" w:rsidR="00B12F37" w:rsidRPr="00B12F37" w:rsidRDefault="00B12F37" w:rsidP="000D2A9C">
      <w:r w:rsidRPr="00B12F37">
        <w:t>Distance: xác định khoảng cách giữa các nội dung cần kiểm tra trong payload. Khoảng cách này có thể là một số âm</w:t>
      </w:r>
    </w:p>
    <w:p w14:paraId="606FC459" w14:textId="139BF1EA" w:rsidR="00B12F37" w:rsidRPr="00B12F37" w:rsidRDefault="00B12F37" w:rsidP="000D2A9C">
      <w:pPr>
        <w:spacing w:after="0"/>
        <w:ind w:left="851"/>
        <w:rPr>
          <w:szCs w:val="28"/>
        </w:rPr>
      </w:pPr>
      <w:r w:rsidRPr="00B12F37">
        <w:rPr>
          <w:szCs w:val="28"/>
        </w:rPr>
        <w:t>Ví dụ</w:t>
      </w:r>
      <w:r w:rsidR="000D2A9C">
        <w:rPr>
          <w:szCs w:val="28"/>
        </w:rPr>
        <w:t xml:space="preserve">: </w:t>
      </w:r>
      <w:r w:rsidRPr="00B12F37">
        <w:rPr>
          <w:rFonts w:eastAsia="Times New Roman"/>
          <w:i/>
          <w:szCs w:val="28"/>
        </w:rPr>
        <w:t xml:space="preserve">content: “abC”; content: “efg”; distance:1; </w:t>
      </w:r>
    </w:p>
    <w:p w14:paraId="52B50968" w14:textId="77777777" w:rsidR="00B12F37" w:rsidRPr="00B12F37" w:rsidRDefault="00B12F37" w:rsidP="00B12F37">
      <w:pPr>
        <w:spacing w:after="0"/>
        <w:rPr>
          <w:szCs w:val="28"/>
        </w:rPr>
      </w:pPr>
      <w:r w:rsidRPr="00B12F37">
        <w:rPr>
          <w:szCs w:val="28"/>
        </w:rPr>
        <w:t>Within: được dùng cùng với distance, để chỉ độ rộng của các byte cần kiểm tra sau một nội dung với khoảng cách cho trước đó</w:t>
      </w:r>
    </w:p>
    <w:p w14:paraId="7F202260" w14:textId="34273D0F" w:rsidR="00B12F37" w:rsidRDefault="00B12F37" w:rsidP="000D2A9C">
      <w:pPr>
        <w:spacing w:after="0"/>
        <w:ind w:left="851"/>
        <w:rPr>
          <w:rFonts w:eastAsia="Times New Roman"/>
          <w:i/>
          <w:szCs w:val="28"/>
        </w:rPr>
      </w:pPr>
      <w:r w:rsidRPr="000D2A9C">
        <w:rPr>
          <w:rFonts w:eastAsia="Times New Roman"/>
          <w:szCs w:val="28"/>
          <w:u w:color="000000"/>
        </w:rPr>
        <w:t>Ví dụ:</w:t>
      </w:r>
      <w:r w:rsidRPr="000D2A9C">
        <w:rPr>
          <w:rFonts w:eastAsia="Times New Roman"/>
          <w:szCs w:val="28"/>
        </w:rPr>
        <w:t xml:space="preserve"> </w:t>
      </w:r>
      <w:r w:rsidRPr="00B12F37">
        <w:rPr>
          <w:rFonts w:eastAsia="Times New Roman"/>
          <w:i/>
          <w:szCs w:val="28"/>
        </w:rPr>
        <w:t xml:space="preserve">content:"GET"; depth:3 content:"download"; distance:10 \within:9; </w:t>
      </w:r>
    </w:p>
    <w:p w14:paraId="670417C2" w14:textId="77777777" w:rsidR="000D2A9C" w:rsidRPr="00B12F37" w:rsidRDefault="000D2A9C" w:rsidP="000D2A9C">
      <w:pPr>
        <w:spacing w:after="0"/>
        <w:ind w:left="851"/>
        <w:rPr>
          <w:szCs w:val="28"/>
        </w:rPr>
      </w:pPr>
    </w:p>
    <w:p w14:paraId="696E9804" w14:textId="69782C02" w:rsidR="00B12F37" w:rsidRPr="00B12F37" w:rsidRDefault="00B12F37" w:rsidP="000D2A9C">
      <w:r w:rsidRPr="00B12F37">
        <w:t>Luật có nghĩa là tìm “GET” trong 3 byte đầu tiên của trường dữ liệu, di chuyển thêm 10 byte bắt đ ầu từ “GET” và tìm khớp “download”. Tuy   nhiên, “download” phải xuất hiện trong 9 byte tiếp theo.</w:t>
      </w:r>
    </w:p>
    <w:p w14:paraId="52CAAED0" w14:textId="77777777" w:rsidR="00B12F37" w:rsidRPr="00B12F37" w:rsidRDefault="00B12F37" w:rsidP="00B12F37">
      <w:pPr>
        <w:pStyle w:val="ListParagraph"/>
        <w:numPr>
          <w:ilvl w:val="0"/>
          <w:numId w:val="50"/>
        </w:numPr>
        <w:spacing w:after="0" w:line="312" w:lineRule="auto"/>
        <w:ind w:left="851" w:hanging="357"/>
        <w:rPr>
          <w:szCs w:val="28"/>
        </w:rPr>
      </w:pPr>
      <w:r w:rsidRPr="00B12F37">
        <w:rPr>
          <w:rFonts w:eastAsia="Times New Roman"/>
          <w:szCs w:val="28"/>
        </w:rPr>
        <w:t>Dsize: được dùng để tìm một payload có độ dài bất kỳ</w:t>
      </w:r>
      <w:r w:rsidRPr="00B12F37">
        <w:rPr>
          <w:szCs w:val="28"/>
        </w:rPr>
        <w:t xml:space="preserve"> </w:t>
      </w:r>
    </w:p>
    <w:p w14:paraId="44A147D7" w14:textId="77777777" w:rsidR="00B12F37" w:rsidRPr="00B12F37" w:rsidRDefault="00B12F37" w:rsidP="00B12F37">
      <w:pPr>
        <w:pStyle w:val="ListParagraph"/>
        <w:numPr>
          <w:ilvl w:val="0"/>
          <w:numId w:val="50"/>
        </w:numPr>
        <w:spacing w:after="0" w:line="312" w:lineRule="auto"/>
        <w:ind w:left="851" w:hanging="357"/>
        <w:rPr>
          <w:szCs w:val="28"/>
        </w:rPr>
      </w:pPr>
      <w:r w:rsidRPr="00B12F37">
        <w:rPr>
          <w:rFonts w:eastAsia="Times New Roman"/>
          <w:szCs w:val="28"/>
        </w:rPr>
        <w:t>Rpc (Remote Procedure Call): là một ứng dụng cho phép một chương trình máy tính thực hiện một thủ tục nào đó trên một máy tính khác, thường được sử dụng cho quá trình liên lạc. Định dạng của rpc như sau</w:t>
      </w:r>
    </w:p>
    <w:tbl>
      <w:tblPr>
        <w:tblStyle w:val="TableGrid"/>
        <w:tblW w:w="0" w:type="auto"/>
        <w:tblInd w:w="360" w:type="dxa"/>
        <w:tblLook w:val="04A0" w:firstRow="1" w:lastRow="0" w:firstColumn="1" w:lastColumn="0" w:noHBand="0" w:noVBand="1"/>
      </w:tblPr>
      <w:tblGrid>
        <w:gridCol w:w="9035"/>
      </w:tblGrid>
      <w:tr w:rsidR="00B12F37" w:rsidRPr="00B12F37" w14:paraId="17C8E599" w14:textId="77777777" w:rsidTr="00BA0D57">
        <w:tc>
          <w:tcPr>
            <w:tcW w:w="9940" w:type="dxa"/>
          </w:tcPr>
          <w:p w14:paraId="7A4DDA9E" w14:textId="77777777" w:rsidR="00B12F37" w:rsidRPr="00B12F37" w:rsidRDefault="00B12F37" w:rsidP="00BA0D57">
            <w:pPr>
              <w:spacing w:line="312" w:lineRule="auto"/>
              <w:ind w:left="851" w:hanging="357"/>
              <w:rPr>
                <w:rFonts w:ascii="Courier New" w:hAnsi="Courier New" w:cs="Courier New"/>
                <w:szCs w:val="28"/>
              </w:rPr>
            </w:pPr>
            <w:r w:rsidRPr="00B12F37">
              <w:rPr>
                <w:rFonts w:ascii="Courier New" w:hAnsi="Courier New" w:cs="Courier New"/>
                <w:szCs w:val="28"/>
              </w:rPr>
              <w:t>rpc:&lt;application number&gt;, [&lt;version number&gt;|*], [&lt;procedure number&gt;|*]&gt;;</w:t>
            </w:r>
          </w:p>
        </w:tc>
      </w:tr>
    </w:tbl>
    <w:p w14:paraId="111CDE59" w14:textId="77777777" w:rsidR="00B12F37" w:rsidRPr="00B12F37" w:rsidRDefault="00B12F37" w:rsidP="00B12F37">
      <w:pPr>
        <w:spacing w:after="0"/>
        <w:ind w:left="851" w:hanging="357"/>
        <w:rPr>
          <w:szCs w:val="28"/>
        </w:rPr>
      </w:pPr>
    </w:p>
    <w:p w14:paraId="1B8AC5EA" w14:textId="77777777" w:rsidR="00B12F37" w:rsidRPr="00B12F37" w:rsidRDefault="00B12F37" w:rsidP="00B12F37">
      <w:pPr>
        <w:pStyle w:val="ListParagraph"/>
        <w:numPr>
          <w:ilvl w:val="0"/>
          <w:numId w:val="50"/>
        </w:numPr>
        <w:spacing w:after="0" w:line="312" w:lineRule="auto"/>
        <w:ind w:left="851" w:hanging="357"/>
        <w:rPr>
          <w:szCs w:val="28"/>
        </w:rPr>
      </w:pPr>
      <w:r w:rsidRPr="00B12F37">
        <w:rPr>
          <w:rFonts w:eastAsia="Times New Roman"/>
          <w:szCs w:val="28"/>
        </w:rPr>
        <w:t>Replace được dùng để thay đổi nội dung của payload, điều chỉnh lưu lượng mạng. Việc sửa đổi nội dung của payload chỉ có thể được thực hiện đối với gói dữ liệu cá nhân. Sau khi thực hiện thay đổi nội dung xong thì Suricata sẽ thực hiện tính toán lại trường checksum</w:t>
      </w:r>
    </w:p>
    <w:p w14:paraId="35D763B9" w14:textId="77777777" w:rsidR="00B12F37" w:rsidRDefault="00B12F37" w:rsidP="00B12F37">
      <w:pPr>
        <w:spacing w:after="0"/>
        <w:rPr>
          <w:b/>
          <w:bCs/>
          <w:szCs w:val="28"/>
        </w:rPr>
      </w:pPr>
      <w:r w:rsidRPr="00B12F37">
        <w:rPr>
          <w:b/>
          <w:bCs/>
          <w:szCs w:val="28"/>
        </w:rPr>
        <w:lastRenderedPageBreak/>
        <w:t>Non-payload</w:t>
      </w:r>
    </w:p>
    <w:p w14:paraId="7E2D8056" w14:textId="24C0C602" w:rsidR="000D2A9C" w:rsidRPr="00B12F37" w:rsidRDefault="000D2A9C" w:rsidP="00B12F37">
      <w:pPr>
        <w:spacing w:after="0"/>
        <w:rPr>
          <w:b/>
          <w:bCs/>
          <w:szCs w:val="28"/>
        </w:rPr>
      </w:pPr>
      <w:r>
        <w:rPr>
          <w:b/>
          <w:bCs/>
          <w:szCs w:val="28"/>
        </w:rPr>
        <w:t>Trên giao thức IP</w:t>
      </w:r>
    </w:p>
    <w:p w14:paraId="56024D8C" w14:textId="09BF92CA" w:rsidR="00B12F37" w:rsidRPr="00B12F37" w:rsidRDefault="00B12F37" w:rsidP="000D2A9C">
      <w:r w:rsidRPr="00B12F37">
        <w:t>TTL</w:t>
      </w:r>
      <w:r w:rsidR="000D2A9C">
        <w:t xml:space="preserve">: </w:t>
      </w:r>
      <w:r w:rsidRPr="00B12F37">
        <w:t xml:space="preserve">Được sử dụng để kiểm tra về thời gian sống, tồn tại tên mạng của một địa chỉ IP cụ thể trong phần đầu của mỗi gói tin. Giá trị time-to-live (thời gian sống), xác định thời gian tối đa mà mỗi gói tin có thể được lưu thông trên hệ thống mạng. Nếu giá trị này về 0 thì gói tin sẽ bị hủy bỏ. Thời gian sống được xác định dựa trên số hop, khi đi qua mỗi hop/router thì thời gian sống sẽ bị trừ đi 1. Cơ chế này nhằm hạn chế việc gói tin lưu thông trên mạng vô thời hạn. Định dạng của một ttl như sau: </w:t>
      </w:r>
    </w:p>
    <w:tbl>
      <w:tblPr>
        <w:tblStyle w:val="TableGrid"/>
        <w:tblW w:w="0" w:type="auto"/>
        <w:tblInd w:w="360" w:type="dxa"/>
        <w:tblLook w:val="04A0" w:firstRow="1" w:lastRow="0" w:firstColumn="1" w:lastColumn="0" w:noHBand="0" w:noVBand="1"/>
      </w:tblPr>
      <w:tblGrid>
        <w:gridCol w:w="9035"/>
      </w:tblGrid>
      <w:tr w:rsidR="00B12F37" w:rsidRPr="00B12F37" w14:paraId="2AAAD107" w14:textId="77777777" w:rsidTr="00BA0D57">
        <w:tc>
          <w:tcPr>
            <w:tcW w:w="9940" w:type="dxa"/>
          </w:tcPr>
          <w:p w14:paraId="3165D50B" w14:textId="77777777" w:rsidR="00B12F37" w:rsidRPr="00B12F37" w:rsidRDefault="00B12F37" w:rsidP="00BA0D57">
            <w:pPr>
              <w:spacing w:line="312" w:lineRule="auto"/>
              <w:rPr>
                <w:rFonts w:ascii="Courier New" w:hAnsi="Courier New" w:cs="Courier New"/>
                <w:szCs w:val="28"/>
              </w:rPr>
            </w:pPr>
            <w:bookmarkStart w:id="207" w:name="_Hlk120445677"/>
            <w:r w:rsidRPr="00B12F37">
              <w:rPr>
                <w:rFonts w:ascii="Courier New" w:hAnsi="Courier New" w:cs="Courier New"/>
                <w:szCs w:val="28"/>
              </w:rPr>
              <w:t>ttl:&lt;number&gt;;</w:t>
            </w:r>
          </w:p>
        </w:tc>
      </w:tr>
      <w:bookmarkEnd w:id="207"/>
    </w:tbl>
    <w:p w14:paraId="46E1BCAC" w14:textId="77777777" w:rsidR="0072449C" w:rsidRPr="00B12F37" w:rsidRDefault="0072449C" w:rsidP="000D2A9C">
      <w:pPr>
        <w:spacing w:after="0"/>
        <w:rPr>
          <w:szCs w:val="28"/>
        </w:rPr>
      </w:pPr>
    </w:p>
    <w:p w14:paraId="4BA6B525" w14:textId="2B3A8334" w:rsidR="00B12F37" w:rsidRPr="00B12F37" w:rsidRDefault="000D2A9C" w:rsidP="000D2A9C">
      <w:r w:rsidRPr="00B12F37">
        <w:t>I</w:t>
      </w:r>
      <w:r w:rsidR="00B12F37" w:rsidRPr="00B12F37">
        <w:t>popts</w:t>
      </w:r>
      <w:r>
        <w:t xml:space="preserve">: </w:t>
      </w:r>
      <w:r w:rsidR="00B12F37" w:rsidRPr="00B12F37">
        <w:t xml:space="preserve">Chúng ta có thể xem và tùy chỉnh các tùy chọn cho việc thiết lập các địa chỉ IP. Việc thiết lập các tùy chọn cần được thực hiện khi bắt đầu một quy tắc. Một số tùy chọn có thể sử dụng: </w:t>
      </w:r>
    </w:p>
    <w:p w14:paraId="5580344B" w14:textId="77777777" w:rsidR="00B12F37" w:rsidRPr="00B12F37" w:rsidRDefault="00B12F37" w:rsidP="00B12F37">
      <w:pPr>
        <w:spacing w:after="0"/>
        <w:jc w:val="center"/>
        <w:rPr>
          <w:szCs w:val="28"/>
        </w:rPr>
      </w:pPr>
      <w:r w:rsidRPr="00B12F37">
        <w:rPr>
          <w:noProof/>
          <w:szCs w:val="28"/>
        </w:rPr>
        <w:drawing>
          <wp:inline distT="0" distB="0" distL="0" distR="0" wp14:anchorId="6C5D6E08" wp14:editId="57532669">
            <wp:extent cx="3947160" cy="2946601"/>
            <wp:effectExtent l="0" t="0" r="0" b="6350"/>
            <wp:docPr id="11845" name="Picture 11845"/>
            <wp:cNvGraphicFramePr/>
            <a:graphic xmlns:a="http://schemas.openxmlformats.org/drawingml/2006/main">
              <a:graphicData uri="http://schemas.openxmlformats.org/drawingml/2006/picture">
                <pic:pic xmlns:pic="http://schemas.openxmlformats.org/drawingml/2006/picture">
                  <pic:nvPicPr>
                    <pic:cNvPr id="11845" name="Picture 11845"/>
                    <pic:cNvPicPr/>
                  </pic:nvPicPr>
                  <pic:blipFill>
                    <a:blip r:embed="rId38"/>
                    <a:stretch>
                      <a:fillRect/>
                    </a:stretch>
                  </pic:blipFill>
                  <pic:spPr>
                    <a:xfrm>
                      <a:off x="0" y="0"/>
                      <a:ext cx="3953945" cy="2951666"/>
                    </a:xfrm>
                    <a:prstGeom prst="rect">
                      <a:avLst/>
                    </a:prstGeom>
                  </pic:spPr>
                </pic:pic>
              </a:graphicData>
            </a:graphic>
          </wp:inline>
        </w:drawing>
      </w:r>
    </w:p>
    <w:p w14:paraId="3262F1A5" w14:textId="77777777" w:rsidR="00B12F37" w:rsidRPr="00B12F37" w:rsidRDefault="00B12F37" w:rsidP="00B12F37">
      <w:pPr>
        <w:spacing w:after="0"/>
        <w:ind w:hanging="10"/>
        <w:jc w:val="center"/>
        <w:rPr>
          <w:iCs/>
          <w:szCs w:val="28"/>
        </w:rPr>
      </w:pPr>
      <w:r w:rsidRPr="00B12F37">
        <w:rPr>
          <w:iCs/>
          <w:szCs w:val="28"/>
        </w:rPr>
        <w:t>Ảnh 24: Một số tuỳ chọn của Ipopts</w:t>
      </w:r>
    </w:p>
    <w:p w14:paraId="18DD1CF6" w14:textId="77777777" w:rsidR="00B12F37" w:rsidRPr="00B12F37" w:rsidRDefault="00B12F37" w:rsidP="00B12F37">
      <w:pPr>
        <w:spacing w:after="0"/>
        <w:ind w:hanging="10"/>
        <w:rPr>
          <w:rFonts w:eastAsia="Times New Roman"/>
          <w:szCs w:val="28"/>
        </w:rPr>
      </w:pPr>
      <w:r w:rsidRPr="00B12F37">
        <w:rPr>
          <w:rFonts w:eastAsia="Times New Roman"/>
          <w:szCs w:val="28"/>
        </w:rPr>
        <w:t xml:space="preserve">Định dạng của một ipopts như sau: </w:t>
      </w:r>
    </w:p>
    <w:tbl>
      <w:tblPr>
        <w:tblStyle w:val="TableGrid"/>
        <w:tblW w:w="0" w:type="auto"/>
        <w:tblInd w:w="360" w:type="dxa"/>
        <w:tblLook w:val="04A0" w:firstRow="1" w:lastRow="0" w:firstColumn="1" w:lastColumn="0" w:noHBand="0" w:noVBand="1"/>
      </w:tblPr>
      <w:tblGrid>
        <w:gridCol w:w="9035"/>
      </w:tblGrid>
      <w:tr w:rsidR="00B12F37" w:rsidRPr="00B12F37" w14:paraId="01D7D97C" w14:textId="77777777" w:rsidTr="00BA0D57">
        <w:tc>
          <w:tcPr>
            <w:tcW w:w="9940" w:type="dxa"/>
          </w:tcPr>
          <w:p w14:paraId="75ACD0EC"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ipopts: &lt;name&gt;;</w:t>
            </w:r>
          </w:p>
        </w:tc>
      </w:tr>
    </w:tbl>
    <w:p w14:paraId="50BF2551" w14:textId="77777777" w:rsidR="00B12F37" w:rsidRDefault="00B12F37" w:rsidP="00B12F37">
      <w:pPr>
        <w:spacing w:after="0"/>
        <w:ind w:hanging="10"/>
        <w:rPr>
          <w:szCs w:val="28"/>
        </w:rPr>
      </w:pPr>
    </w:p>
    <w:p w14:paraId="325C1B1F" w14:textId="77777777" w:rsidR="000D2A9C" w:rsidRDefault="000D2A9C" w:rsidP="00B12F37">
      <w:pPr>
        <w:spacing w:after="0"/>
        <w:ind w:hanging="10"/>
        <w:rPr>
          <w:szCs w:val="28"/>
        </w:rPr>
      </w:pPr>
    </w:p>
    <w:p w14:paraId="3940E4B6" w14:textId="77777777" w:rsidR="000D2A9C" w:rsidRPr="00B12F37" w:rsidRDefault="000D2A9C" w:rsidP="00B12F37">
      <w:pPr>
        <w:spacing w:after="0"/>
        <w:ind w:hanging="10"/>
        <w:rPr>
          <w:szCs w:val="28"/>
        </w:rPr>
      </w:pPr>
    </w:p>
    <w:p w14:paraId="4643C4B7" w14:textId="569A6B01" w:rsidR="00B12F37" w:rsidRPr="00B12F37" w:rsidRDefault="000D2A9C" w:rsidP="0072449C">
      <w:r w:rsidRPr="00B12F37">
        <w:lastRenderedPageBreak/>
        <w:t>S</w:t>
      </w:r>
      <w:r w:rsidR="00B12F37" w:rsidRPr="00B12F37">
        <w:t>ameip</w:t>
      </w:r>
      <w:r>
        <w:t xml:space="preserve">: </w:t>
      </w:r>
      <w:r w:rsidR="00B12F37" w:rsidRPr="00B12F37">
        <w:t xml:space="preserve">Mỗi gói tin sẽ có một địa chỉ IP nguồn và đích. Chúng ta có thể sử dụng sameip để kiểm tra xem địa chỉ IP nguồn và đích có trùng nhau hay không. Định dạng của sameip như sau: </w:t>
      </w:r>
    </w:p>
    <w:tbl>
      <w:tblPr>
        <w:tblStyle w:val="TableGrid"/>
        <w:tblW w:w="0" w:type="auto"/>
        <w:tblInd w:w="360" w:type="dxa"/>
        <w:tblLook w:val="04A0" w:firstRow="1" w:lastRow="0" w:firstColumn="1" w:lastColumn="0" w:noHBand="0" w:noVBand="1"/>
      </w:tblPr>
      <w:tblGrid>
        <w:gridCol w:w="9035"/>
      </w:tblGrid>
      <w:tr w:rsidR="00B12F37" w:rsidRPr="00B12F37" w14:paraId="64C4CDE7" w14:textId="77777777" w:rsidTr="00BA0D57">
        <w:tc>
          <w:tcPr>
            <w:tcW w:w="9940" w:type="dxa"/>
          </w:tcPr>
          <w:p w14:paraId="30DE8C9A"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sameip;</w:t>
            </w:r>
          </w:p>
        </w:tc>
      </w:tr>
    </w:tbl>
    <w:p w14:paraId="6D1C0E93" w14:textId="77777777" w:rsidR="00B12F37" w:rsidRPr="00B12F37" w:rsidRDefault="00B12F37" w:rsidP="00B12F37">
      <w:pPr>
        <w:spacing w:after="0"/>
        <w:ind w:firstLine="720"/>
        <w:rPr>
          <w:szCs w:val="28"/>
        </w:rPr>
      </w:pPr>
    </w:p>
    <w:p w14:paraId="7DBA6FAD" w14:textId="6D7757FE" w:rsidR="00B12F37" w:rsidRPr="00B12F37" w:rsidRDefault="00B12F37" w:rsidP="000D2A9C">
      <w:r w:rsidRPr="00B12F37">
        <w:t>Ip_proto</w:t>
      </w:r>
      <w:r w:rsidR="000D2A9C">
        <w:t xml:space="preserve">: </w:t>
      </w:r>
      <w:r w:rsidRPr="00B12F37">
        <w:t xml:space="preserve">Được dùng để giúp ta lựa chọn giao thức. Ta có thể chọn theo tên hoặc số tương ứng với từng giao thức. Có một số giao thức phổ biến sau: </w:t>
      </w:r>
    </w:p>
    <w:tbl>
      <w:tblPr>
        <w:tblStyle w:val="TableGrid"/>
        <w:tblW w:w="0" w:type="auto"/>
        <w:tblInd w:w="360" w:type="dxa"/>
        <w:tblLook w:val="04A0" w:firstRow="1" w:lastRow="0" w:firstColumn="1" w:lastColumn="0" w:noHBand="0" w:noVBand="1"/>
      </w:tblPr>
      <w:tblGrid>
        <w:gridCol w:w="699"/>
        <w:gridCol w:w="1806"/>
        <w:gridCol w:w="6530"/>
      </w:tblGrid>
      <w:tr w:rsidR="00B12F37" w:rsidRPr="00B12F37" w14:paraId="6AC79C51" w14:textId="77777777" w:rsidTr="00BA0D57">
        <w:tc>
          <w:tcPr>
            <w:tcW w:w="715" w:type="dxa"/>
          </w:tcPr>
          <w:p w14:paraId="745B3016"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1</w:t>
            </w:r>
          </w:p>
        </w:tc>
        <w:tc>
          <w:tcPr>
            <w:tcW w:w="1890" w:type="dxa"/>
          </w:tcPr>
          <w:p w14:paraId="6950C017"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ICMP</w:t>
            </w:r>
          </w:p>
        </w:tc>
        <w:tc>
          <w:tcPr>
            <w:tcW w:w="6975" w:type="dxa"/>
          </w:tcPr>
          <w:p w14:paraId="59E6152F"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Internet Control Message</w:t>
            </w:r>
          </w:p>
        </w:tc>
      </w:tr>
      <w:tr w:rsidR="00B12F37" w:rsidRPr="00B12F37" w14:paraId="627BBDF5" w14:textId="77777777" w:rsidTr="00BA0D57">
        <w:tc>
          <w:tcPr>
            <w:tcW w:w="715" w:type="dxa"/>
          </w:tcPr>
          <w:p w14:paraId="06C4AD04"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6</w:t>
            </w:r>
          </w:p>
        </w:tc>
        <w:tc>
          <w:tcPr>
            <w:tcW w:w="1890" w:type="dxa"/>
          </w:tcPr>
          <w:p w14:paraId="422E20FC"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TCP</w:t>
            </w:r>
          </w:p>
        </w:tc>
        <w:tc>
          <w:tcPr>
            <w:tcW w:w="6975" w:type="dxa"/>
          </w:tcPr>
          <w:p w14:paraId="7EB435AA"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 xml:space="preserve">Transmission Control Protocol     </w:t>
            </w:r>
          </w:p>
        </w:tc>
      </w:tr>
      <w:tr w:rsidR="00B12F37" w:rsidRPr="00B12F37" w14:paraId="45BEE27F" w14:textId="77777777" w:rsidTr="00BA0D57">
        <w:tc>
          <w:tcPr>
            <w:tcW w:w="715" w:type="dxa"/>
          </w:tcPr>
          <w:p w14:paraId="40333BF1"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17</w:t>
            </w:r>
          </w:p>
        </w:tc>
        <w:tc>
          <w:tcPr>
            <w:tcW w:w="1890" w:type="dxa"/>
          </w:tcPr>
          <w:p w14:paraId="088F6186"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UDP</w:t>
            </w:r>
          </w:p>
        </w:tc>
        <w:tc>
          <w:tcPr>
            <w:tcW w:w="6975" w:type="dxa"/>
          </w:tcPr>
          <w:p w14:paraId="7F9D0467"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User Datagram</w:t>
            </w:r>
          </w:p>
        </w:tc>
      </w:tr>
      <w:tr w:rsidR="00B12F37" w:rsidRPr="00B12F37" w14:paraId="26B47E0C" w14:textId="77777777" w:rsidTr="00BA0D57">
        <w:tc>
          <w:tcPr>
            <w:tcW w:w="715" w:type="dxa"/>
          </w:tcPr>
          <w:p w14:paraId="4703FE60"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47</w:t>
            </w:r>
          </w:p>
        </w:tc>
        <w:tc>
          <w:tcPr>
            <w:tcW w:w="1890" w:type="dxa"/>
          </w:tcPr>
          <w:p w14:paraId="7F42735A"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GRE</w:t>
            </w:r>
          </w:p>
        </w:tc>
        <w:tc>
          <w:tcPr>
            <w:tcW w:w="6975" w:type="dxa"/>
          </w:tcPr>
          <w:p w14:paraId="335032AA"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General Routing Encapsulation</w:t>
            </w:r>
          </w:p>
        </w:tc>
      </w:tr>
      <w:tr w:rsidR="00B12F37" w:rsidRPr="00B12F37" w14:paraId="579F53B1" w14:textId="77777777" w:rsidTr="00BA0D57">
        <w:tc>
          <w:tcPr>
            <w:tcW w:w="715" w:type="dxa"/>
          </w:tcPr>
          <w:p w14:paraId="7554677A"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50</w:t>
            </w:r>
          </w:p>
        </w:tc>
        <w:tc>
          <w:tcPr>
            <w:tcW w:w="1890" w:type="dxa"/>
          </w:tcPr>
          <w:p w14:paraId="42129A59"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ESP</w:t>
            </w:r>
          </w:p>
        </w:tc>
        <w:tc>
          <w:tcPr>
            <w:tcW w:w="6975" w:type="dxa"/>
          </w:tcPr>
          <w:p w14:paraId="5EB818E1"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 xml:space="preserve">Encap Security Payload for IPv6    </w:t>
            </w:r>
          </w:p>
        </w:tc>
      </w:tr>
      <w:tr w:rsidR="00B12F37" w:rsidRPr="00B12F37" w14:paraId="1B4B7F58" w14:textId="77777777" w:rsidTr="00BA0D57">
        <w:tc>
          <w:tcPr>
            <w:tcW w:w="715" w:type="dxa"/>
          </w:tcPr>
          <w:p w14:paraId="165A92FB"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51</w:t>
            </w:r>
          </w:p>
        </w:tc>
        <w:tc>
          <w:tcPr>
            <w:tcW w:w="1890" w:type="dxa"/>
          </w:tcPr>
          <w:p w14:paraId="2BC56D51"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AH</w:t>
            </w:r>
          </w:p>
        </w:tc>
        <w:tc>
          <w:tcPr>
            <w:tcW w:w="6975" w:type="dxa"/>
          </w:tcPr>
          <w:p w14:paraId="4FFF96DD"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Authentication Header for Ipv6</w:t>
            </w:r>
          </w:p>
        </w:tc>
      </w:tr>
      <w:tr w:rsidR="00B12F37" w:rsidRPr="00B12F37" w14:paraId="48BE1936" w14:textId="77777777" w:rsidTr="00BA0D57">
        <w:tc>
          <w:tcPr>
            <w:tcW w:w="715" w:type="dxa"/>
          </w:tcPr>
          <w:p w14:paraId="3A610B64"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58</w:t>
            </w:r>
          </w:p>
        </w:tc>
        <w:tc>
          <w:tcPr>
            <w:tcW w:w="1890" w:type="dxa"/>
          </w:tcPr>
          <w:p w14:paraId="37FECC8D"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IPv6-ICMP</w:t>
            </w:r>
          </w:p>
        </w:tc>
        <w:tc>
          <w:tcPr>
            <w:tcW w:w="6975" w:type="dxa"/>
          </w:tcPr>
          <w:p w14:paraId="44FA132A" w14:textId="77777777" w:rsidR="00B12F37" w:rsidRPr="00B12F37" w:rsidRDefault="00B12F37" w:rsidP="00BA0D57">
            <w:pPr>
              <w:spacing w:line="312" w:lineRule="auto"/>
              <w:rPr>
                <w:rFonts w:ascii="Courier New" w:hAnsi="Courier New" w:cs="Courier New"/>
                <w:szCs w:val="28"/>
              </w:rPr>
            </w:pPr>
            <w:r w:rsidRPr="00B12F37">
              <w:rPr>
                <w:rFonts w:ascii="Courier New" w:hAnsi="Courier New" w:cs="Courier New"/>
                <w:szCs w:val="28"/>
              </w:rPr>
              <w:t>ICMP for Ipv6</w:t>
            </w:r>
          </w:p>
        </w:tc>
      </w:tr>
    </w:tbl>
    <w:p w14:paraId="3FD9F61F" w14:textId="77777777" w:rsidR="00B12F37" w:rsidRPr="00B12F37" w:rsidRDefault="00B12F37" w:rsidP="00B12F37">
      <w:pPr>
        <w:spacing w:after="0"/>
        <w:ind w:firstLine="720"/>
        <w:rPr>
          <w:szCs w:val="28"/>
        </w:rPr>
      </w:pPr>
    </w:p>
    <w:p w14:paraId="211CD393" w14:textId="156F12BF" w:rsidR="00B12F37" w:rsidRPr="00B12F37" w:rsidRDefault="00B12F37" w:rsidP="000D2A9C">
      <w:r w:rsidRPr="00B12F37">
        <w:t xml:space="preserve">Định dạng của ip_proto như sau: </w:t>
      </w:r>
      <w:r w:rsidRPr="00B12F37">
        <w:rPr>
          <w:i/>
        </w:rPr>
        <w:t xml:space="preserve">ip_proto:&lt;number/name&gt;; </w:t>
      </w:r>
    </w:p>
    <w:p w14:paraId="561540C6" w14:textId="30CE8289" w:rsidR="00B12F37" w:rsidRPr="00B12F37" w:rsidRDefault="00B12F37" w:rsidP="000D2A9C">
      <w:r w:rsidRPr="00B12F37">
        <w:t>Id</w:t>
      </w:r>
      <w:r w:rsidR="000D2A9C">
        <w:t xml:space="preserve">: </w:t>
      </w:r>
      <w:r w:rsidRPr="00B12F37">
        <w:t xml:space="preserve">Được sử dụng để định danh cho các phân mảnh của gói tin được truyền đi. Khi gói tin truyền đi sẽ được phân mảnh, và các mảnh của một gói tin sẽ có ID giống nhau. Việc này giúp ích cho việc ghép lại gói tin một cách dễ dàng. Định dạng như sau: </w:t>
      </w:r>
    </w:p>
    <w:p w14:paraId="0862E1B8" w14:textId="7D7292D7" w:rsidR="00B12F37" w:rsidRPr="000D2A9C" w:rsidRDefault="00B12F37" w:rsidP="000D2A9C">
      <w:pPr>
        <w:jc w:val="center"/>
        <w:rPr>
          <w:i/>
          <w:iCs/>
        </w:rPr>
      </w:pPr>
      <w:r w:rsidRPr="000D2A9C">
        <w:rPr>
          <w:i/>
          <w:iCs/>
        </w:rPr>
        <w:t>id:&lt;number&gt;;</w:t>
      </w:r>
    </w:p>
    <w:p w14:paraId="6AF78EC4" w14:textId="6FC518C6" w:rsidR="00B12F37" w:rsidRPr="00B12F37" w:rsidRDefault="00B12F37" w:rsidP="0072449C">
      <w:r w:rsidRPr="00B12F37">
        <w:t>Geoip</w:t>
      </w:r>
      <w:r w:rsidR="000D2A9C">
        <w:t xml:space="preserve">: </w:t>
      </w:r>
      <w:r w:rsidRPr="00B12F37">
        <w:t xml:space="preserve">Cho phép xác định địa chỉ nguồn, đích để gói tin lưu thông trên mạng. </w:t>
      </w:r>
    </w:p>
    <w:p w14:paraId="7203D43D" w14:textId="77C9E595" w:rsidR="00B12F37" w:rsidRPr="00B12F37" w:rsidRDefault="00B12F37" w:rsidP="0072449C">
      <w:r w:rsidRPr="00B12F37">
        <w:t>Fragbits</w:t>
      </w:r>
      <w:r w:rsidR="000D2A9C">
        <w:t xml:space="preserve">: </w:t>
      </w:r>
      <w:r w:rsidRPr="00B12F37">
        <w:t xml:space="preserve">Fragbits được dùng để kiểm tra về tính phân mảnh của gói tin, nó được thiết lập trong tiêu đề của gói tin và nằm tại vị trí đầu của rule. </w:t>
      </w:r>
    </w:p>
    <w:p w14:paraId="17F2145C" w14:textId="77777777" w:rsidR="00B12F37" w:rsidRDefault="00B12F37" w:rsidP="00B12F37">
      <w:pPr>
        <w:spacing w:after="0"/>
        <w:rPr>
          <w:szCs w:val="28"/>
        </w:rPr>
      </w:pPr>
      <w:r w:rsidRPr="00B12F37">
        <w:rPr>
          <w:noProof/>
          <w:szCs w:val="28"/>
        </w:rPr>
        <w:lastRenderedPageBreak/>
        <mc:AlternateContent>
          <mc:Choice Requires="wpg">
            <w:drawing>
              <wp:inline distT="0" distB="0" distL="0" distR="0" wp14:anchorId="2BF56D93" wp14:editId="7E5625A8">
                <wp:extent cx="5981065" cy="2221264"/>
                <wp:effectExtent l="0" t="0" r="635" b="0"/>
                <wp:docPr id="85170" name="Group 85170"/>
                <wp:cNvGraphicFramePr/>
                <a:graphic xmlns:a="http://schemas.openxmlformats.org/drawingml/2006/main">
                  <a:graphicData uri="http://schemas.microsoft.com/office/word/2010/wordprocessingGroup">
                    <wpg:wgp>
                      <wpg:cNvGrpSpPr/>
                      <wpg:grpSpPr>
                        <a:xfrm>
                          <a:off x="0" y="0"/>
                          <a:ext cx="5981065" cy="2221264"/>
                          <a:chOff x="0" y="0"/>
                          <a:chExt cx="5981065" cy="2221264"/>
                        </a:xfrm>
                      </wpg:grpSpPr>
                      <wps:wsp>
                        <wps:cNvPr id="12198" name="Rectangle 12198"/>
                        <wps:cNvSpPr/>
                        <wps:spPr>
                          <a:xfrm>
                            <a:off x="475437" y="34834"/>
                            <a:ext cx="100697" cy="199882"/>
                          </a:xfrm>
                          <a:prstGeom prst="rect">
                            <a:avLst/>
                          </a:prstGeom>
                          <a:ln>
                            <a:noFill/>
                          </a:ln>
                        </wps:spPr>
                        <wps:txbx>
                          <w:txbxContent>
                            <w:p w14:paraId="2452F90B" w14:textId="77777777" w:rsidR="00B12F37" w:rsidRDefault="00B12F37" w:rsidP="00B12F37"/>
                          </w:txbxContent>
                        </wps:txbx>
                        <wps:bodyPr horzOverflow="overflow" vert="horz" lIns="0" tIns="0" rIns="0" bIns="0" rtlCol="0">
                          <a:noAutofit/>
                        </wps:bodyPr>
                      </wps:wsp>
                      <wps:wsp>
                        <wps:cNvPr id="12199" name="Rectangle 12199"/>
                        <wps:cNvSpPr/>
                        <wps:spPr>
                          <a:xfrm>
                            <a:off x="551637" y="0"/>
                            <a:ext cx="60819" cy="244082"/>
                          </a:xfrm>
                          <a:prstGeom prst="rect">
                            <a:avLst/>
                          </a:prstGeom>
                          <a:ln>
                            <a:noFill/>
                          </a:ln>
                        </wps:spPr>
                        <wps:txbx>
                          <w:txbxContent>
                            <w:p w14:paraId="24202919" w14:textId="77777777" w:rsidR="00B12F37" w:rsidRDefault="00B12F37" w:rsidP="00B12F37">
                              <w:r>
                                <w:rPr>
                                  <w:rFonts w:ascii="Arial" w:eastAsia="Arial" w:hAnsi="Arial" w:cs="Arial"/>
                                </w:rPr>
                                <w:t xml:space="preserve"> </w:t>
                              </w:r>
                            </w:p>
                          </w:txbxContent>
                        </wps:txbx>
                        <wps:bodyPr horzOverflow="overflow" vert="horz" lIns="0" tIns="0" rIns="0" bIns="0" rtlCol="0">
                          <a:noAutofit/>
                        </wps:bodyPr>
                      </wps:wsp>
                      <wps:wsp>
                        <wps:cNvPr id="12200" name="Rectangle 12200"/>
                        <wps:cNvSpPr/>
                        <wps:spPr>
                          <a:xfrm>
                            <a:off x="704037" y="2305"/>
                            <a:ext cx="310046" cy="242331"/>
                          </a:xfrm>
                          <a:prstGeom prst="rect">
                            <a:avLst/>
                          </a:prstGeom>
                          <a:ln>
                            <a:noFill/>
                          </a:ln>
                        </wps:spPr>
                        <wps:txbx>
                          <w:txbxContent>
                            <w:p w14:paraId="15C32126" w14:textId="77777777" w:rsidR="00B12F37" w:rsidRDefault="00B12F37" w:rsidP="00B12F37">
                              <w:r>
                                <w:rPr>
                                  <w:rFonts w:eastAsia="Times New Roman"/>
                                </w:rPr>
                                <w:t xml:space="preserve">Cú </w:t>
                              </w:r>
                            </w:p>
                          </w:txbxContent>
                        </wps:txbx>
                        <wps:bodyPr horzOverflow="overflow" vert="horz" lIns="0" tIns="0" rIns="0" bIns="0" rtlCol="0">
                          <a:noAutofit/>
                        </wps:bodyPr>
                      </wps:wsp>
                      <wps:wsp>
                        <wps:cNvPr id="12201" name="Rectangle 12201"/>
                        <wps:cNvSpPr/>
                        <wps:spPr>
                          <a:xfrm>
                            <a:off x="937209" y="2305"/>
                            <a:ext cx="486375" cy="242331"/>
                          </a:xfrm>
                          <a:prstGeom prst="rect">
                            <a:avLst/>
                          </a:prstGeom>
                          <a:ln>
                            <a:noFill/>
                          </a:ln>
                        </wps:spPr>
                        <wps:txbx>
                          <w:txbxContent>
                            <w:p w14:paraId="6F566CD6" w14:textId="77777777" w:rsidR="00B12F37" w:rsidRDefault="00B12F37" w:rsidP="00B12F37">
                              <w:r>
                                <w:rPr>
                                  <w:rFonts w:eastAsia="Times New Roman"/>
                                </w:rPr>
                                <w:t>pháp:</w:t>
                              </w:r>
                            </w:p>
                          </w:txbxContent>
                        </wps:txbx>
                        <wps:bodyPr horzOverflow="overflow" vert="horz" lIns="0" tIns="0" rIns="0" bIns="0" rtlCol="0">
                          <a:noAutofit/>
                        </wps:bodyPr>
                      </wps:wsp>
                      <wps:wsp>
                        <wps:cNvPr id="12202" name="Rectangle 12202"/>
                        <wps:cNvSpPr/>
                        <wps:spPr>
                          <a:xfrm>
                            <a:off x="1304493" y="2305"/>
                            <a:ext cx="54727" cy="242331"/>
                          </a:xfrm>
                          <a:prstGeom prst="rect">
                            <a:avLst/>
                          </a:prstGeom>
                          <a:ln>
                            <a:noFill/>
                          </a:ln>
                        </wps:spPr>
                        <wps:txbx>
                          <w:txbxContent>
                            <w:p w14:paraId="774B530E" w14:textId="77777777" w:rsidR="00B12F37" w:rsidRDefault="00B12F37" w:rsidP="00B12F37">
                              <w:r>
                                <w:rPr>
                                  <w:rFonts w:eastAsia="Times New Roman"/>
                                </w:rPr>
                                <w:t xml:space="preserve"> </w:t>
                              </w:r>
                            </w:p>
                          </w:txbxContent>
                        </wps:txbx>
                        <wps:bodyPr horzOverflow="overflow" vert="horz" lIns="0" tIns="0" rIns="0" bIns="0" rtlCol="0">
                          <a:noAutofit/>
                        </wps:bodyPr>
                      </wps:wsp>
                      <wps:wsp>
                        <wps:cNvPr id="90759" name="Shape 90759"/>
                        <wps:cNvSpPr/>
                        <wps:spPr>
                          <a:xfrm>
                            <a:off x="283464" y="377556"/>
                            <a:ext cx="5622925" cy="373380"/>
                          </a:xfrm>
                          <a:custGeom>
                            <a:avLst/>
                            <a:gdLst/>
                            <a:ahLst/>
                            <a:cxnLst/>
                            <a:rect l="0" t="0" r="0" b="0"/>
                            <a:pathLst>
                              <a:path w="5622925" h="373380">
                                <a:moveTo>
                                  <a:pt x="0" y="0"/>
                                </a:moveTo>
                                <a:lnTo>
                                  <a:pt x="5622925" y="0"/>
                                </a:lnTo>
                                <a:lnTo>
                                  <a:pt x="5622925" y="373380"/>
                                </a:lnTo>
                                <a:lnTo>
                                  <a:pt x="0" y="37338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2204" name="Rectangle 12204"/>
                        <wps:cNvSpPr/>
                        <wps:spPr>
                          <a:xfrm>
                            <a:off x="377901" y="470173"/>
                            <a:ext cx="2272989" cy="242331"/>
                          </a:xfrm>
                          <a:prstGeom prst="rect">
                            <a:avLst/>
                          </a:prstGeom>
                          <a:ln>
                            <a:noFill/>
                          </a:ln>
                        </wps:spPr>
                        <wps:txbx>
                          <w:txbxContent>
                            <w:p w14:paraId="5FAF9452" w14:textId="77777777" w:rsidR="00B12F37" w:rsidRDefault="00B12F37" w:rsidP="00B12F37">
                              <w:r>
                                <w:rPr>
                                  <w:rFonts w:eastAsia="Times New Roman"/>
                                  <w:i/>
                                </w:rPr>
                                <w:t>fragbits:[*+!]&lt;[MDR]&gt;;</w:t>
                              </w:r>
                            </w:p>
                          </w:txbxContent>
                        </wps:txbx>
                        <wps:bodyPr horzOverflow="overflow" vert="horz" lIns="0" tIns="0" rIns="0" bIns="0" rtlCol="0">
                          <a:noAutofit/>
                        </wps:bodyPr>
                      </wps:wsp>
                      <wps:wsp>
                        <wps:cNvPr id="12205" name="Rectangle 12205"/>
                        <wps:cNvSpPr/>
                        <wps:spPr>
                          <a:xfrm>
                            <a:off x="2088210" y="470173"/>
                            <a:ext cx="54727" cy="242331"/>
                          </a:xfrm>
                          <a:prstGeom prst="rect">
                            <a:avLst/>
                          </a:prstGeom>
                          <a:ln>
                            <a:noFill/>
                          </a:ln>
                        </wps:spPr>
                        <wps:txbx>
                          <w:txbxContent>
                            <w:p w14:paraId="5FFBCA98" w14:textId="77777777" w:rsidR="00B12F37" w:rsidRDefault="00B12F37" w:rsidP="00B12F37">
                              <w:r>
                                <w:rPr>
                                  <w:rFonts w:eastAsia="Times New Roman"/>
                                  <w:i/>
                                </w:rPr>
                                <w:t xml:space="preserve"> </w:t>
                              </w:r>
                            </w:p>
                          </w:txbxContent>
                        </wps:txbx>
                        <wps:bodyPr horzOverflow="overflow" vert="horz" lIns="0" tIns="0" rIns="0" bIns="0" rtlCol="0">
                          <a:noAutofit/>
                        </wps:bodyPr>
                      </wps:wsp>
                      <wps:wsp>
                        <wps:cNvPr id="90760" name="Shape 90760"/>
                        <wps:cNvSpPr/>
                        <wps:spPr>
                          <a:xfrm>
                            <a:off x="274320" y="3684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90761" name="Shape 90761"/>
                        <wps:cNvSpPr/>
                        <wps:spPr>
                          <a:xfrm>
                            <a:off x="283464" y="368412"/>
                            <a:ext cx="5622925" cy="9144"/>
                          </a:xfrm>
                          <a:custGeom>
                            <a:avLst/>
                            <a:gdLst/>
                            <a:ahLst/>
                            <a:cxnLst/>
                            <a:rect l="0" t="0" r="0" b="0"/>
                            <a:pathLst>
                              <a:path w="5622925" h="9144">
                                <a:moveTo>
                                  <a:pt x="0" y="0"/>
                                </a:moveTo>
                                <a:lnTo>
                                  <a:pt x="5622925" y="0"/>
                                </a:lnTo>
                                <a:lnTo>
                                  <a:pt x="5622925" y="9144"/>
                                </a:lnTo>
                                <a:lnTo>
                                  <a:pt x="0" y="9144"/>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90762" name="Shape 90762"/>
                        <wps:cNvSpPr/>
                        <wps:spPr>
                          <a:xfrm>
                            <a:off x="5906465" y="3684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90763" name="Shape 90763"/>
                        <wps:cNvSpPr/>
                        <wps:spPr>
                          <a:xfrm>
                            <a:off x="274320" y="377556"/>
                            <a:ext cx="9144" cy="373380"/>
                          </a:xfrm>
                          <a:custGeom>
                            <a:avLst/>
                            <a:gdLst/>
                            <a:ahLst/>
                            <a:cxnLst/>
                            <a:rect l="0" t="0" r="0" b="0"/>
                            <a:pathLst>
                              <a:path w="9144" h="373380">
                                <a:moveTo>
                                  <a:pt x="0" y="0"/>
                                </a:moveTo>
                                <a:lnTo>
                                  <a:pt x="9144" y="0"/>
                                </a:lnTo>
                                <a:lnTo>
                                  <a:pt x="9144" y="373380"/>
                                </a:lnTo>
                                <a:lnTo>
                                  <a:pt x="0" y="373380"/>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90764" name="Shape 90764"/>
                        <wps:cNvSpPr/>
                        <wps:spPr>
                          <a:xfrm>
                            <a:off x="5906465" y="377556"/>
                            <a:ext cx="9144" cy="373380"/>
                          </a:xfrm>
                          <a:custGeom>
                            <a:avLst/>
                            <a:gdLst/>
                            <a:ahLst/>
                            <a:cxnLst/>
                            <a:rect l="0" t="0" r="0" b="0"/>
                            <a:pathLst>
                              <a:path w="9144" h="373380">
                                <a:moveTo>
                                  <a:pt x="0" y="0"/>
                                </a:moveTo>
                                <a:lnTo>
                                  <a:pt x="9144" y="0"/>
                                </a:lnTo>
                                <a:lnTo>
                                  <a:pt x="9144" y="373380"/>
                                </a:lnTo>
                                <a:lnTo>
                                  <a:pt x="0" y="373380"/>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90765" name="Shape 90765"/>
                        <wps:cNvSpPr/>
                        <wps:spPr>
                          <a:xfrm>
                            <a:off x="283464" y="750936"/>
                            <a:ext cx="5622925" cy="284988"/>
                          </a:xfrm>
                          <a:custGeom>
                            <a:avLst/>
                            <a:gdLst/>
                            <a:ahLst/>
                            <a:cxnLst/>
                            <a:rect l="0" t="0" r="0" b="0"/>
                            <a:pathLst>
                              <a:path w="5622925" h="284988">
                                <a:moveTo>
                                  <a:pt x="0" y="0"/>
                                </a:moveTo>
                                <a:lnTo>
                                  <a:pt x="5622925" y="0"/>
                                </a:lnTo>
                                <a:lnTo>
                                  <a:pt x="5622925" y="284988"/>
                                </a:lnTo>
                                <a:lnTo>
                                  <a:pt x="0" y="28498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2214" name="Rectangle 12214"/>
                        <wps:cNvSpPr/>
                        <wps:spPr>
                          <a:xfrm>
                            <a:off x="377901" y="753637"/>
                            <a:ext cx="786315" cy="242331"/>
                          </a:xfrm>
                          <a:prstGeom prst="rect">
                            <a:avLst/>
                          </a:prstGeom>
                          <a:ln>
                            <a:noFill/>
                          </a:ln>
                        </wps:spPr>
                        <wps:txbx>
                          <w:txbxContent>
                            <w:p w14:paraId="37A8E8E6" w14:textId="77777777" w:rsidR="00B12F37" w:rsidRDefault="00B12F37" w:rsidP="00B12F37">
                              <w:r>
                                <w:rPr>
                                  <w:rFonts w:eastAsia="Times New Roman"/>
                                </w:rPr>
                                <w:t xml:space="preserve">fragbits: </w:t>
                              </w:r>
                            </w:p>
                          </w:txbxContent>
                        </wps:txbx>
                        <wps:bodyPr horzOverflow="overflow" vert="horz" lIns="0" tIns="0" rIns="0" bIns="0" rtlCol="0">
                          <a:noAutofit/>
                        </wps:bodyPr>
                      </wps:wsp>
                      <wps:wsp>
                        <wps:cNvPr id="12215" name="Rectangle 12215"/>
                        <wps:cNvSpPr/>
                        <wps:spPr>
                          <a:xfrm>
                            <a:off x="969213" y="753637"/>
                            <a:ext cx="54727" cy="242331"/>
                          </a:xfrm>
                          <a:prstGeom prst="rect">
                            <a:avLst/>
                          </a:prstGeom>
                          <a:ln>
                            <a:noFill/>
                          </a:ln>
                        </wps:spPr>
                        <wps:txbx>
                          <w:txbxContent>
                            <w:p w14:paraId="7E1C21AC" w14:textId="77777777" w:rsidR="00B12F37" w:rsidRDefault="00B12F37" w:rsidP="00B12F37">
                              <w:r>
                                <w:rPr>
                                  <w:rFonts w:eastAsia="Times New Roman"/>
                                </w:rPr>
                                <w:t xml:space="preserve"> </w:t>
                              </w:r>
                            </w:p>
                          </w:txbxContent>
                        </wps:txbx>
                        <wps:bodyPr horzOverflow="overflow" vert="horz" lIns="0" tIns="0" rIns="0" bIns="0" rtlCol="0">
                          <a:noAutofit/>
                        </wps:bodyPr>
                      </wps:wsp>
                      <wps:wsp>
                        <wps:cNvPr id="90766" name="Shape 90766"/>
                        <wps:cNvSpPr/>
                        <wps:spPr>
                          <a:xfrm>
                            <a:off x="274320" y="750936"/>
                            <a:ext cx="9144" cy="284988"/>
                          </a:xfrm>
                          <a:custGeom>
                            <a:avLst/>
                            <a:gdLst/>
                            <a:ahLst/>
                            <a:cxnLst/>
                            <a:rect l="0" t="0" r="0" b="0"/>
                            <a:pathLst>
                              <a:path w="9144" h="284988">
                                <a:moveTo>
                                  <a:pt x="0" y="0"/>
                                </a:moveTo>
                                <a:lnTo>
                                  <a:pt x="9144" y="0"/>
                                </a:lnTo>
                                <a:lnTo>
                                  <a:pt x="9144" y="284988"/>
                                </a:lnTo>
                                <a:lnTo>
                                  <a:pt x="0" y="284988"/>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90767" name="Shape 90767"/>
                        <wps:cNvSpPr/>
                        <wps:spPr>
                          <a:xfrm>
                            <a:off x="5906465" y="750936"/>
                            <a:ext cx="9144" cy="284988"/>
                          </a:xfrm>
                          <a:custGeom>
                            <a:avLst/>
                            <a:gdLst/>
                            <a:ahLst/>
                            <a:cxnLst/>
                            <a:rect l="0" t="0" r="0" b="0"/>
                            <a:pathLst>
                              <a:path w="9144" h="284988">
                                <a:moveTo>
                                  <a:pt x="0" y="0"/>
                                </a:moveTo>
                                <a:lnTo>
                                  <a:pt x="9144" y="0"/>
                                </a:lnTo>
                                <a:lnTo>
                                  <a:pt x="9144" y="284988"/>
                                </a:lnTo>
                                <a:lnTo>
                                  <a:pt x="0" y="284988"/>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90768" name="Shape 90768"/>
                        <wps:cNvSpPr/>
                        <wps:spPr>
                          <a:xfrm>
                            <a:off x="283464" y="1035924"/>
                            <a:ext cx="5622925" cy="284988"/>
                          </a:xfrm>
                          <a:custGeom>
                            <a:avLst/>
                            <a:gdLst/>
                            <a:ahLst/>
                            <a:cxnLst/>
                            <a:rect l="0" t="0" r="0" b="0"/>
                            <a:pathLst>
                              <a:path w="5622925" h="284988">
                                <a:moveTo>
                                  <a:pt x="0" y="0"/>
                                </a:moveTo>
                                <a:lnTo>
                                  <a:pt x="5622925" y="0"/>
                                </a:lnTo>
                                <a:lnTo>
                                  <a:pt x="5622925" y="284988"/>
                                </a:lnTo>
                                <a:lnTo>
                                  <a:pt x="0" y="28498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2219" name="Rectangle 12219"/>
                        <wps:cNvSpPr/>
                        <wps:spPr>
                          <a:xfrm>
                            <a:off x="377901" y="1038624"/>
                            <a:ext cx="54727" cy="242331"/>
                          </a:xfrm>
                          <a:prstGeom prst="rect">
                            <a:avLst/>
                          </a:prstGeom>
                          <a:ln>
                            <a:noFill/>
                          </a:ln>
                        </wps:spPr>
                        <wps:txbx>
                          <w:txbxContent>
                            <w:p w14:paraId="22223C88" w14:textId="77777777" w:rsidR="00B12F37" w:rsidRDefault="00B12F37" w:rsidP="00B12F37">
                              <w:r>
                                <w:rPr>
                                  <w:rFonts w:eastAsia="Times New Roman"/>
                                </w:rPr>
                                <w:t xml:space="preserve"> </w:t>
                              </w:r>
                            </w:p>
                          </w:txbxContent>
                        </wps:txbx>
                        <wps:bodyPr horzOverflow="overflow" vert="horz" lIns="0" tIns="0" rIns="0" bIns="0" rtlCol="0">
                          <a:noAutofit/>
                        </wps:bodyPr>
                      </wps:wsp>
                      <wps:wsp>
                        <wps:cNvPr id="12220" name="Rectangle 12220"/>
                        <wps:cNvSpPr/>
                        <wps:spPr>
                          <a:xfrm>
                            <a:off x="600405" y="1038624"/>
                            <a:ext cx="72898" cy="242331"/>
                          </a:xfrm>
                          <a:prstGeom prst="rect">
                            <a:avLst/>
                          </a:prstGeom>
                          <a:ln>
                            <a:noFill/>
                          </a:ln>
                        </wps:spPr>
                        <wps:txbx>
                          <w:txbxContent>
                            <w:p w14:paraId="36C26AFD" w14:textId="77777777" w:rsidR="00B12F37" w:rsidRDefault="00B12F37" w:rsidP="00B12F37">
                              <w:r>
                                <w:rPr>
                                  <w:rFonts w:eastAsia="Times New Roman"/>
                                </w:rPr>
                                <w:t>-</w:t>
                              </w:r>
                            </w:p>
                          </w:txbxContent>
                        </wps:txbx>
                        <wps:bodyPr horzOverflow="overflow" vert="horz" lIns="0" tIns="0" rIns="0" bIns="0" rtlCol="0">
                          <a:noAutofit/>
                        </wps:bodyPr>
                      </wps:wsp>
                      <wps:wsp>
                        <wps:cNvPr id="12221" name="Rectangle 12221"/>
                        <wps:cNvSpPr/>
                        <wps:spPr>
                          <a:xfrm>
                            <a:off x="655269" y="1038624"/>
                            <a:ext cx="54727" cy="242331"/>
                          </a:xfrm>
                          <a:prstGeom prst="rect">
                            <a:avLst/>
                          </a:prstGeom>
                          <a:ln>
                            <a:noFill/>
                          </a:ln>
                        </wps:spPr>
                        <wps:txbx>
                          <w:txbxContent>
                            <w:p w14:paraId="2287C785" w14:textId="77777777" w:rsidR="00B12F37" w:rsidRDefault="00B12F37" w:rsidP="00B12F37">
                              <w:r>
                                <w:rPr>
                                  <w:rFonts w:eastAsia="Times New Roman"/>
                                </w:rPr>
                                <w:t xml:space="preserve"> </w:t>
                              </w:r>
                            </w:p>
                          </w:txbxContent>
                        </wps:txbx>
                        <wps:bodyPr horzOverflow="overflow" vert="horz" lIns="0" tIns="0" rIns="0" bIns="0" rtlCol="0">
                          <a:noAutofit/>
                        </wps:bodyPr>
                      </wps:wsp>
                      <wps:wsp>
                        <wps:cNvPr id="12222" name="Rectangle 12222"/>
                        <wps:cNvSpPr/>
                        <wps:spPr>
                          <a:xfrm>
                            <a:off x="696417" y="1038624"/>
                            <a:ext cx="249311" cy="242331"/>
                          </a:xfrm>
                          <a:prstGeom prst="rect">
                            <a:avLst/>
                          </a:prstGeom>
                          <a:ln>
                            <a:noFill/>
                          </a:ln>
                        </wps:spPr>
                        <wps:txbx>
                          <w:txbxContent>
                            <w:p w14:paraId="22CDC9C6" w14:textId="77777777" w:rsidR="00B12F37" w:rsidRDefault="00B12F37" w:rsidP="00B12F37">
                              <w:r>
                                <w:rPr>
                                  <w:rFonts w:eastAsia="Times New Roman"/>
                                </w:rPr>
                                <w:t xml:space="preserve">M </w:t>
                              </w:r>
                            </w:p>
                          </w:txbxContent>
                        </wps:txbx>
                        <wps:bodyPr horzOverflow="overflow" vert="horz" lIns="0" tIns="0" rIns="0" bIns="0" rtlCol="0">
                          <a:noAutofit/>
                        </wps:bodyPr>
                      </wps:wsp>
                      <wps:wsp>
                        <wps:cNvPr id="12223" name="Rectangle 12223"/>
                        <wps:cNvSpPr/>
                        <wps:spPr>
                          <a:xfrm>
                            <a:off x="885393" y="1038624"/>
                            <a:ext cx="54727" cy="242331"/>
                          </a:xfrm>
                          <a:prstGeom prst="rect">
                            <a:avLst/>
                          </a:prstGeom>
                          <a:ln>
                            <a:noFill/>
                          </a:ln>
                        </wps:spPr>
                        <wps:txbx>
                          <w:txbxContent>
                            <w:p w14:paraId="7B845C19" w14:textId="77777777" w:rsidR="00B12F37" w:rsidRDefault="00B12F37" w:rsidP="00B12F37">
                              <w:r>
                                <w:rPr>
                                  <w:rFonts w:eastAsia="Times New Roman"/>
                                </w:rPr>
                                <w:t xml:space="preserve"> </w:t>
                              </w:r>
                            </w:p>
                          </w:txbxContent>
                        </wps:txbx>
                        <wps:bodyPr horzOverflow="overflow" vert="horz" lIns="0" tIns="0" rIns="0" bIns="0" rtlCol="0">
                          <a:noAutofit/>
                        </wps:bodyPr>
                      </wps:wsp>
                      <wps:wsp>
                        <wps:cNvPr id="12224" name="Rectangle 12224"/>
                        <wps:cNvSpPr/>
                        <wps:spPr>
                          <a:xfrm>
                            <a:off x="1181049" y="1071154"/>
                            <a:ext cx="2297968" cy="199133"/>
                          </a:xfrm>
                          <a:prstGeom prst="rect">
                            <a:avLst/>
                          </a:prstGeom>
                          <a:ln>
                            <a:noFill/>
                          </a:ln>
                        </wps:spPr>
                        <wps:txbx>
                          <w:txbxContent>
                            <w:p w14:paraId="40A4E09E" w14:textId="77777777" w:rsidR="00B12F37" w:rsidRDefault="00B12F37" w:rsidP="00B12F37">
                              <w:r>
                                <w:rPr>
                                  <w:rFonts w:eastAsia="Times New Roman"/>
                                </w:rPr>
                                <w:t>tiếp tục phân mảnh gói tin</w:t>
                              </w:r>
                            </w:p>
                          </w:txbxContent>
                        </wps:txbx>
                        <wps:bodyPr horzOverflow="overflow" vert="horz" lIns="0" tIns="0" rIns="0" bIns="0" rtlCol="0">
                          <a:noAutofit/>
                        </wps:bodyPr>
                      </wps:wsp>
                      <wps:wsp>
                        <wps:cNvPr id="12225" name="Rectangle 12225"/>
                        <wps:cNvSpPr/>
                        <wps:spPr>
                          <a:xfrm>
                            <a:off x="2909646" y="1038624"/>
                            <a:ext cx="54727" cy="242331"/>
                          </a:xfrm>
                          <a:prstGeom prst="rect">
                            <a:avLst/>
                          </a:prstGeom>
                          <a:ln>
                            <a:noFill/>
                          </a:ln>
                        </wps:spPr>
                        <wps:txbx>
                          <w:txbxContent>
                            <w:p w14:paraId="7EBFFAC0" w14:textId="77777777" w:rsidR="00B12F37" w:rsidRDefault="00B12F37" w:rsidP="00B12F37">
                              <w:r>
                                <w:rPr>
                                  <w:rFonts w:eastAsia="Times New Roman"/>
                                </w:rPr>
                                <w:t xml:space="preserve"> </w:t>
                              </w:r>
                            </w:p>
                          </w:txbxContent>
                        </wps:txbx>
                        <wps:bodyPr horzOverflow="overflow" vert="horz" lIns="0" tIns="0" rIns="0" bIns="0" rtlCol="0">
                          <a:noAutofit/>
                        </wps:bodyPr>
                      </wps:wsp>
                      <wps:wsp>
                        <wps:cNvPr id="90769" name="Shape 90769"/>
                        <wps:cNvSpPr/>
                        <wps:spPr>
                          <a:xfrm>
                            <a:off x="274320" y="1035924"/>
                            <a:ext cx="9144" cy="284988"/>
                          </a:xfrm>
                          <a:custGeom>
                            <a:avLst/>
                            <a:gdLst/>
                            <a:ahLst/>
                            <a:cxnLst/>
                            <a:rect l="0" t="0" r="0" b="0"/>
                            <a:pathLst>
                              <a:path w="9144" h="284988">
                                <a:moveTo>
                                  <a:pt x="0" y="0"/>
                                </a:moveTo>
                                <a:lnTo>
                                  <a:pt x="9144" y="0"/>
                                </a:lnTo>
                                <a:lnTo>
                                  <a:pt x="9144" y="284988"/>
                                </a:lnTo>
                                <a:lnTo>
                                  <a:pt x="0" y="284988"/>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90770" name="Shape 90770"/>
                        <wps:cNvSpPr/>
                        <wps:spPr>
                          <a:xfrm>
                            <a:off x="5906465" y="1035924"/>
                            <a:ext cx="9144" cy="284988"/>
                          </a:xfrm>
                          <a:custGeom>
                            <a:avLst/>
                            <a:gdLst/>
                            <a:ahLst/>
                            <a:cxnLst/>
                            <a:rect l="0" t="0" r="0" b="0"/>
                            <a:pathLst>
                              <a:path w="9144" h="284988">
                                <a:moveTo>
                                  <a:pt x="0" y="0"/>
                                </a:moveTo>
                                <a:lnTo>
                                  <a:pt x="9144" y="0"/>
                                </a:lnTo>
                                <a:lnTo>
                                  <a:pt x="9144" y="284988"/>
                                </a:lnTo>
                                <a:lnTo>
                                  <a:pt x="0" y="284988"/>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90771" name="Shape 90771"/>
                        <wps:cNvSpPr/>
                        <wps:spPr>
                          <a:xfrm>
                            <a:off x="283464" y="1320912"/>
                            <a:ext cx="5622925" cy="284988"/>
                          </a:xfrm>
                          <a:custGeom>
                            <a:avLst/>
                            <a:gdLst/>
                            <a:ahLst/>
                            <a:cxnLst/>
                            <a:rect l="0" t="0" r="0" b="0"/>
                            <a:pathLst>
                              <a:path w="5622925" h="284988">
                                <a:moveTo>
                                  <a:pt x="0" y="0"/>
                                </a:moveTo>
                                <a:lnTo>
                                  <a:pt x="5622925" y="0"/>
                                </a:lnTo>
                                <a:lnTo>
                                  <a:pt x="5622925" y="284988"/>
                                </a:lnTo>
                                <a:lnTo>
                                  <a:pt x="0" y="28498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2229" name="Rectangle 12229"/>
                        <wps:cNvSpPr/>
                        <wps:spPr>
                          <a:xfrm>
                            <a:off x="377901" y="1323612"/>
                            <a:ext cx="54727" cy="242331"/>
                          </a:xfrm>
                          <a:prstGeom prst="rect">
                            <a:avLst/>
                          </a:prstGeom>
                          <a:ln>
                            <a:noFill/>
                          </a:ln>
                        </wps:spPr>
                        <wps:txbx>
                          <w:txbxContent>
                            <w:p w14:paraId="72902152" w14:textId="77777777" w:rsidR="00B12F37" w:rsidRDefault="00B12F37" w:rsidP="00B12F37">
                              <w:r>
                                <w:rPr>
                                  <w:rFonts w:eastAsia="Times New Roman"/>
                                </w:rPr>
                                <w:t xml:space="preserve"> </w:t>
                              </w:r>
                            </w:p>
                          </w:txbxContent>
                        </wps:txbx>
                        <wps:bodyPr horzOverflow="overflow" vert="horz" lIns="0" tIns="0" rIns="0" bIns="0" rtlCol="0">
                          <a:noAutofit/>
                        </wps:bodyPr>
                      </wps:wsp>
                      <wps:wsp>
                        <wps:cNvPr id="12230" name="Rectangle 12230"/>
                        <wps:cNvSpPr/>
                        <wps:spPr>
                          <a:xfrm>
                            <a:off x="600405" y="1323612"/>
                            <a:ext cx="72898" cy="242331"/>
                          </a:xfrm>
                          <a:prstGeom prst="rect">
                            <a:avLst/>
                          </a:prstGeom>
                          <a:ln>
                            <a:noFill/>
                          </a:ln>
                        </wps:spPr>
                        <wps:txbx>
                          <w:txbxContent>
                            <w:p w14:paraId="2AD41D3B" w14:textId="77777777" w:rsidR="00B12F37" w:rsidRDefault="00B12F37" w:rsidP="00B12F37">
                              <w:r>
                                <w:rPr>
                                  <w:rFonts w:eastAsia="Times New Roman"/>
                                </w:rPr>
                                <w:t>-</w:t>
                              </w:r>
                            </w:p>
                          </w:txbxContent>
                        </wps:txbx>
                        <wps:bodyPr horzOverflow="overflow" vert="horz" lIns="0" tIns="0" rIns="0" bIns="0" rtlCol="0">
                          <a:noAutofit/>
                        </wps:bodyPr>
                      </wps:wsp>
                      <wps:wsp>
                        <wps:cNvPr id="12231" name="Rectangle 12231"/>
                        <wps:cNvSpPr/>
                        <wps:spPr>
                          <a:xfrm>
                            <a:off x="655269" y="1323612"/>
                            <a:ext cx="54727" cy="242331"/>
                          </a:xfrm>
                          <a:prstGeom prst="rect">
                            <a:avLst/>
                          </a:prstGeom>
                          <a:ln>
                            <a:noFill/>
                          </a:ln>
                        </wps:spPr>
                        <wps:txbx>
                          <w:txbxContent>
                            <w:p w14:paraId="06498B95" w14:textId="77777777" w:rsidR="00B12F37" w:rsidRDefault="00B12F37" w:rsidP="00B12F37">
                              <w:r>
                                <w:rPr>
                                  <w:rFonts w:eastAsia="Times New Roman"/>
                                </w:rPr>
                                <w:t xml:space="preserve"> </w:t>
                              </w:r>
                            </w:p>
                          </w:txbxContent>
                        </wps:txbx>
                        <wps:bodyPr horzOverflow="overflow" vert="horz" lIns="0" tIns="0" rIns="0" bIns="0" rtlCol="0">
                          <a:noAutofit/>
                        </wps:bodyPr>
                      </wps:wsp>
                      <wps:wsp>
                        <wps:cNvPr id="12232" name="Rectangle 12232"/>
                        <wps:cNvSpPr/>
                        <wps:spPr>
                          <a:xfrm>
                            <a:off x="696417" y="1323612"/>
                            <a:ext cx="158088" cy="242331"/>
                          </a:xfrm>
                          <a:prstGeom prst="rect">
                            <a:avLst/>
                          </a:prstGeom>
                          <a:ln>
                            <a:noFill/>
                          </a:ln>
                        </wps:spPr>
                        <wps:txbx>
                          <w:txbxContent>
                            <w:p w14:paraId="187BAE8C" w14:textId="77777777" w:rsidR="00B12F37" w:rsidRDefault="00B12F37" w:rsidP="00B12F37">
                              <w:r>
                                <w:rPr>
                                  <w:rFonts w:eastAsia="Times New Roman"/>
                                </w:rPr>
                                <w:t>D</w:t>
                              </w:r>
                            </w:p>
                          </w:txbxContent>
                        </wps:txbx>
                        <wps:bodyPr horzOverflow="overflow" vert="horz" lIns="0" tIns="0" rIns="0" bIns="0" rtlCol="0">
                          <a:noAutofit/>
                        </wps:bodyPr>
                      </wps:wsp>
                      <wps:wsp>
                        <wps:cNvPr id="12233" name="Rectangle 12233"/>
                        <wps:cNvSpPr/>
                        <wps:spPr>
                          <a:xfrm>
                            <a:off x="815289" y="1323612"/>
                            <a:ext cx="54727" cy="242331"/>
                          </a:xfrm>
                          <a:prstGeom prst="rect">
                            <a:avLst/>
                          </a:prstGeom>
                          <a:ln>
                            <a:noFill/>
                          </a:ln>
                        </wps:spPr>
                        <wps:txbx>
                          <w:txbxContent>
                            <w:p w14:paraId="51202463" w14:textId="77777777" w:rsidR="00B12F37" w:rsidRDefault="00B12F37" w:rsidP="00B12F37">
                              <w:r>
                                <w:rPr>
                                  <w:rFonts w:eastAsia="Times New Roman"/>
                                </w:rPr>
                                <w:t xml:space="preserve"> </w:t>
                              </w:r>
                            </w:p>
                          </w:txbxContent>
                        </wps:txbx>
                        <wps:bodyPr horzOverflow="overflow" vert="horz" lIns="0" tIns="0" rIns="0" bIns="0" rtlCol="0">
                          <a:noAutofit/>
                        </wps:bodyPr>
                      </wps:wsp>
                      <wps:wsp>
                        <wps:cNvPr id="12234" name="Rectangle 12234"/>
                        <wps:cNvSpPr/>
                        <wps:spPr>
                          <a:xfrm>
                            <a:off x="1181049" y="1356142"/>
                            <a:ext cx="1570442" cy="199133"/>
                          </a:xfrm>
                          <a:prstGeom prst="rect">
                            <a:avLst/>
                          </a:prstGeom>
                          <a:ln>
                            <a:noFill/>
                          </a:ln>
                        </wps:spPr>
                        <wps:txbx>
                          <w:txbxContent>
                            <w:p w14:paraId="5A54D860" w14:textId="77777777" w:rsidR="00B12F37" w:rsidRDefault="00B12F37" w:rsidP="00B12F37">
                              <w:r>
                                <w:rPr>
                                  <w:rFonts w:eastAsia="Times New Roman"/>
                                </w:rPr>
                                <w:t>không phân mảnh</w:t>
                              </w:r>
                            </w:p>
                          </w:txbxContent>
                        </wps:txbx>
                        <wps:bodyPr horzOverflow="overflow" vert="horz" lIns="0" tIns="0" rIns="0" bIns="0" rtlCol="0">
                          <a:noAutofit/>
                        </wps:bodyPr>
                      </wps:wsp>
                      <wps:wsp>
                        <wps:cNvPr id="12235" name="Rectangle 12235"/>
                        <wps:cNvSpPr/>
                        <wps:spPr>
                          <a:xfrm>
                            <a:off x="2364054" y="1323612"/>
                            <a:ext cx="54727" cy="242331"/>
                          </a:xfrm>
                          <a:prstGeom prst="rect">
                            <a:avLst/>
                          </a:prstGeom>
                          <a:ln>
                            <a:noFill/>
                          </a:ln>
                        </wps:spPr>
                        <wps:txbx>
                          <w:txbxContent>
                            <w:p w14:paraId="3974A659" w14:textId="77777777" w:rsidR="00B12F37" w:rsidRDefault="00B12F37" w:rsidP="00B12F37">
                              <w:r>
                                <w:rPr>
                                  <w:rFonts w:eastAsia="Times New Roman"/>
                                </w:rPr>
                                <w:t xml:space="preserve"> </w:t>
                              </w:r>
                            </w:p>
                          </w:txbxContent>
                        </wps:txbx>
                        <wps:bodyPr horzOverflow="overflow" vert="horz" lIns="0" tIns="0" rIns="0" bIns="0" rtlCol="0">
                          <a:noAutofit/>
                        </wps:bodyPr>
                      </wps:wsp>
                      <wps:wsp>
                        <wps:cNvPr id="90772" name="Shape 90772"/>
                        <wps:cNvSpPr/>
                        <wps:spPr>
                          <a:xfrm>
                            <a:off x="274320" y="1320912"/>
                            <a:ext cx="9144" cy="284988"/>
                          </a:xfrm>
                          <a:custGeom>
                            <a:avLst/>
                            <a:gdLst/>
                            <a:ahLst/>
                            <a:cxnLst/>
                            <a:rect l="0" t="0" r="0" b="0"/>
                            <a:pathLst>
                              <a:path w="9144" h="284988">
                                <a:moveTo>
                                  <a:pt x="0" y="0"/>
                                </a:moveTo>
                                <a:lnTo>
                                  <a:pt x="9144" y="0"/>
                                </a:lnTo>
                                <a:lnTo>
                                  <a:pt x="9144" y="284988"/>
                                </a:lnTo>
                                <a:lnTo>
                                  <a:pt x="0" y="284988"/>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90773" name="Shape 90773"/>
                        <wps:cNvSpPr/>
                        <wps:spPr>
                          <a:xfrm>
                            <a:off x="5906465" y="1320912"/>
                            <a:ext cx="9144" cy="284988"/>
                          </a:xfrm>
                          <a:custGeom>
                            <a:avLst/>
                            <a:gdLst/>
                            <a:ahLst/>
                            <a:cxnLst/>
                            <a:rect l="0" t="0" r="0" b="0"/>
                            <a:pathLst>
                              <a:path w="9144" h="284988">
                                <a:moveTo>
                                  <a:pt x="0" y="0"/>
                                </a:moveTo>
                                <a:lnTo>
                                  <a:pt x="9144" y="0"/>
                                </a:lnTo>
                                <a:lnTo>
                                  <a:pt x="9144" y="284988"/>
                                </a:lnTo>
                                <a:lnTo>
                                  <a:pt x="0" y="284988"/>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90774" name="Shape 90774"/>
                        <wps:cNvSpPr/>
                        <wps:spPr>
                          <a:xfrm>
                            <a:off x="283464" y="1605900"/>
                            <a:ext cx="5622925" cy="361188"/>
                          </a:xfrm>
                          <a:custGeom>
                            <a:avLst/>
                            <a:gdLst/>
                            <a:ahLst/>
                            <a:cxnLst/>
                            <a:rect l="0" t="0" r="0" b="0"/>
                            <a:pathLst>
                              <a:path w="5622925" h="361188">
                                <a:moveTo>
                                  <a:pt x="0" y="0"/>
                                </a:moveTo>
                                <a:lnTo>
                                  <a:pt x="5622925" y="0"/>
                                </a:lnTo>
                                <a:lnTo>
                                  <a:pt x="5622925" y="361188"/>
                                </a:lnTo>
                                <a:lnTo>
                                  <a:pt x="0" y="36118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2239" name="Rectangle 12239"/>
                        <wps:cNvSpPr/>
                        <wps:spPr>
                          <a:xfrm>
                            <a:off x="377901" y="1610124"/>
                            <a:ext cx="218907" cy="242331"/>
                          </a:xfrm>
                          <a:prstGeom prst="rect">
                            <a:avLst/>
                          </a:prstGeom>
                          <a:ln>
                            <a:noFill/>
                          </a:ln>
                        </wps:spPr>
                        <wps:txbx>
                          <w:txbxContent>
                            <w:p w14:paraId="6B3D16C4" w14:textId="77777777" w:rsidR="00B12F37" w:rsidRDefault="00B12F37" w:rsidP="00B12F37">
                              <w:r>
                                <w:rPr>
                                  <w:rFonts w:eastAsia="Times New Roman"/>
                                </w:rPr>
                                <w:t xml:space="preserve">    </w:t>
                              </w:r>
                            </w:p>
                          </w:txbxContent>
                        </wps:txbx>
                        <wps:bodyPr horzOverflow="overflow" vert="horz" lIns="0" tIns="0" rIns="0" bIns="0" rtlCol="0">
                          <a:noAutofit/>
                        </wps:bodyPr>
                      </wps:wsp>
                      <wps:wsp>
                        <wps:cNvPr id="12240" name="Rectangle 12240"/>
                        <wps:cNvSpPr/>
                        <wps:spPr>
                          <a:xfrm>
                            <a:off x="542493" y="1610124"/>
                            <a:ext cx="54727" cy="242331"/>
                          </a:xfrm>
                          <a:prstGeom prst="rect">
                            <a:avLst/>
                          </a:prstGeom>
                          <a:ln>
                            <a:noFill/>
                          </a:ln>
                        </wps:spPr>
                        <wps:txbx>
                          <w:txbxContent>
                            <w:p w14:paraId="7936D774" w14:textId="77777777" w:rsidR="00B12F37" w:rsidRDefault="00B12F37" w:rsidP="00B12F37">
                              <w:r>
                                <w:rPr>
                                  <w:rFonts w:eastAsia="Times New Roman"/>
                                </w:rPr>
                                <w:t xml:space="preserve"> </w:t>
                              </w:r>
                            </w:p>
                          </w:txbxContent>
                        </wps:txbx>
                        <wps:bodyPr horzOverflow="overflow" vert="horz" lIns="0" tIns="0" rIns="0" bIns="0" rtlCol="0">
                          <a:noAutofit/>
                        </wps:bodyPr>
                      </wps:wsp>
                      <wps:wsp>
                        <wps:cNvPr id="12241" name="Rectangle 12241"/>
                        <wps:cNvSpPr/>
                        <wps:spPr>
                          <a:xfrm>
                            <a:off x="600405" y="1610124"/>
                            <a:ext cx="72898" cy="242331"/>
                          </a:xfrm>
                          <a:prstGeom prst="rect">
                            <a:avLst/>
                          </a:prstGeom>
                          <a:ln>
                            <a:noFill/>
                          </a:ln>
                        </wps:spPr>
                        <wps:txbx>
                          <w:txbxContent>
                            <w:p w14:paraId="09BB87D2" w14:textId="77777777" w:rsidR="00B12F37" w:rsidRDefault="00B12F37" w:rsidP="00B12F37">
                              <w:r>
                                <w:rPr>
                                  <w:rFonts w:eastAsia="Times New Roman"/>
                                </w:rPr>
                                <w:t>-</w:t>
                              </w:r>
                            </w:p>
                          </w:txbxContent>
                        </wps:txbx>
                        <wps:bodyPr horzOverflow="overflow" vert="horz" lIns="0" tIns="0" rIns="0" bIns="0" rtlCol="0">
                          <a:noAutofit/>
                        </wps:bodyPr>
                      </wps:wsp>
                      <wps:wsp>
                        <wps:cNvPr id="12242" name="Rectangle 12242"/>
                        <wps:cNvSpPr/>
                        <wps:spPr>
                          <a:xfrm>
                            <a:off x="655269" y="1610124"/>
                            <a:ext cx="54727" cy="242331"/>
                          </a:xfrm>
                          <a:prstGeom prst="rect">
                            <a:avLst/>
                          </a:prstGeom>
                          <a:ln>
                            <a:noFill/>
                          </a:ln>
                        </wps:spPr>
                        <wps:txbx>
                          <w:txbxContent>
                            <w:p w14:paraId="57D076C3" w14:textId="77777777" w:rsidR="00B12F37" w:rsidRDefault="00B12F37" w:rsidP="00B12F37">
                              <w:r>
                                <w:rPr>
                                  <w:rFonts w:eastAsia="Times New Roman"/>
                                </w:rPr>
                                <w:t xml:space="preserve"> </w:t>
                              </w:r>
                            </w:p>
                          </w:txbxContent>
                        </wps:txbx>
                        <wps:bodyPr horzOverflow="overflow" vert="horz" lIns="0" tIns="0" rIns="0" bIns="0" rtlCol="0">
                          <a:noAutofit/>
                        </wps:bodyPr>
                      </wps:wsp>
                      <wps:wsp>
                        <wps:cNvPr id="12243" name="Rectangle 12243"/>
                        <wps:cNvSpPr/>
                        <wps:spPr>
                          <a:xfrm>
                            <a:off x="696417" y="1610124"/>
                            <a:ext cx="146009" cy="242331"/>
                          </a:xfrm>
                          <a:prstGeom prst="rect">
                            <a:avLst/>
                          </a:prstGeom>
                          <a:ln>
                            <a:noFill/>
                          </a:ln>
                        </wps:spPr>
                        <wps:txbx>
                          <w:txbxContent>
                            <w:p w14:paraId="1F0530EF" w14:textId="77777777" w:rsidR="00B12F37" w:rsidRDefault="00B12F37" w:rsidP="00B12F37">
                              <w:r>
                                <w:rPr>
                                  <w:rFonts w:eastAsia="Times New Roman"/>
                                </w:rPr>
                                <w:t>R</w:t>
                              </w:r>
                            </w:p>
                          </w:txbxContent>
                        </wps:txbx>
                        <wps:bodyPr horzOverflow="overflow" vert="horz" lIns="0" tIns="0" rIns="0" bIns="0" rtlCol="0">
                          <a:noAutofit/>
                        </wps:bodyPr>
                      </wps:wsp>
                      <wps:wsp>
                        <wps:cNvPr id="12244" name="Rectangle 12244"/>
                        <wps:cNvSpPr/>
                        <wps:spPr>
                          <a:xfrm>
                            <a:off x="806145" y="1610124"/>
                            <a:ext cx="54727" cy="242331"/>
                          </a:xfrm>
                          <a:prstGeom prst="rect">
                            <a:avLst/>
                          </a:prstGeom>
                          <a:ln>
                            <a:noFill/>
                          </a:ln>
                        </wps:spPr>
                        <wps:txbx>
                          <w:txbxContent>
                            <w:p w14:paraId="2F8AF75E" w14:textId="77777777" w:rsidR="00B12F37" w:rsidRDefault="00B12F37" w:rsidP="00B12F37">
                              <w:r>
                                <w:rPr>
                                  <w:rFonts w:eastAsia="Times New Roman"/>
                                </w:rPr>
                                <w:t xml:space="preserve"> </w:t>
                              </w:r>
                            </w:p>
                          </w:txbxContent>
                        </wps:txbx>
                        <wps:bodyPr horzOverflow="overflow" vert="horz" lIns="0" tIns="0" rIns="0" bIns="0" rtlCol="0">
                          <a:noAutofit/>
                        </wps:bodyPr>
                      </wps:wsp>
                      <wps:wsp>
                        <wps:cNvPr id="12245" name="Rectangle 12245"/>
                        <wps:cNvSpPr/>
                        <wps:spPr>
                          <a:xfrm>
                            <a:off x="1181049" y="1610124"/>
                            <a:ext cx="1102417" cy="242331"/>
                          </a:xfrm>
                          <a:prstGeom prst="rect">
                            <a:avLst/>
                          </a:prstGeom>
                          <a:ln>
                            <a:noFill/>
                          </a:ln>
                        </wps:spPr>
                        <wps:txbx>
                          <w:txbxContent>
                            <w:p w14:paraId="29933615" w14:textId="77777777" w:rsidR="00B12F37" w:rsidRDefault="00B12F37" w:rsidP="00B12F37">
                              <w:r>
                                <w:rPr>
                                  <w:rFonts w:eastAsia="Times New Roman"/>
                                </w:rPr>
                                <w:t>Reversed bit</w:t>
                              </w:r>
                            </w:p>
                          </w:txbxContent>
                        </wps:txbx>
                        <wps:bodyPr horzOverflow="overflow" vert="horz" lIns="0" tIns="0" rIns="0" bIns="0" rtlCol="0">
                          <a:noAutofit/>
                        </wps:bodyPr>
                      </wps:wsp>
                      <wps:wsp>
                        <wps:cNvPr id="12246" name="Rectangle 12246"/>
                        <wps:cNvSpPr/>
                        <wps:spPr>
                          <a:xfrm>
                            <a:off x="2012010" y="1610124"/>
                            <a:ext cx="54727" cy="242331"/>
                          </a:xfrm>
                          <a:prstGeom prst="rect">
                            <a:avLst/>
                          </a:prstGeom>
                          <a:ln>
                            <a:noFill/>
                          </a:ln>
                        </wps:spPr>
                        <wps:txbx>
                          <w:txbxContent>
                            <w:p w14:paraId="6BD771CD" w14:textId="77777777" w:rsidR="00B12F37" w:rsidRDefault="00B12F37" w:rsidP="00B12F37">
                              <w:r>
                                <w:rPr>
                                  <w:rFonts w:eastAsia="Times New Roman"/>
                                </w:rPr>
                                <w:t xml:space="preserve"> </w:t>
                              </w:r>
                            </w:p>
                          </w:txbxContent>
                        </wps:txbx>
                        <wps:bodyPr horzOverflow="overflow" vert="horz" lIns="0" tIns="0" rIns="0" bIns="0" rtlCol="0">
                          <a:noAutofit/>
                        </wps:bodyPr>
                      </wps:wsp>
                      <wps:wsp>
                        <wps:cNvPr id="90775" name="Shape 90775"/>
                        <wps:cNvSpPr/>
                        <wps:spPr>
                          <a:xfrm>
                            <a:off x="274320" y="19670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90776" name="Shape 90776"/>
                        <wps:cNvSpPr/>
                        <wps:spPr>
                          <a:xfrm>
                            <a:off x="283464" y="1967089"/>
                            <a:ext cx="5622925" cy="9144"/>
                          </a:xfrm>
                          <a:custGeom>
                            <a:avLst/>
                            <a:gdLst/>
                            <a:ahLst/>
                            <a:cxnLst/>
                            <a:rect l="0" t="0" r="0" b="0"/>
                            <a:pathLst>
                              <a:path w="5622925" h="9144">
                                <a:moveTo>
                                  <a:pt x="0" y="0"/>
                                </a:moveTo>
                                <a:lnTo>
                                  <a:pt x="5622925" y="0"/>
                                </a:lnTo>
                                <a:lnTo>
                                  <a:pt x="5622925" y="9144"/>
                                </a:lnTo>
                                <a:lnTo>
                                  <a:pt x="0" y="9144"/>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90777" name="Shape 90777"/>
                        <wps:cNvSpPr/>
                        <wps:spPr>
                          <a:xfrm>
                            <a:off x="5906465" y="19670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90778" name="Shape 90778"/>
                        <wps:cNvSpPr/>
                        <wps:spPr>
                          <a:xfrm>
                            <a:off x="274320" y="1605900"/>
                            <a:ext cx="9144" cy="361188"/>
                          </a:xfrm>
                          <a:custGeom>
                            <a:avLst/>
                            <a:gdLst/>
                            <a:ahLst/>
                            <a:cxnLst/>
                            <a:rect l="0" t="0" r="0" b="0"/>
                            <a:pathLst>
                              <a:path w="9144" h="361188">
                                <a:moveTo>
                                  <a:pt x="0" y="0"/>
                                </a:moveTo>
                                <a:lnTo>
                                  <a:pt x="9144" y="0"/>
                                </a:lnTo>
                                <a:lnTo>
                                  <a:pt x="9144" y="361188"/>
                                </a:lnTo>
                                <a:lnTo>
                                  <a:pt x="0" y="361188"/>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90779" name="Shape 90779"/>
                        <wps:cNvSpPr/>
                        <wps:spPr>
                          <a:xfrm>
                            <a:off x="5906465" y="1605900"/>
                            <a:ext cx="9144" cy="361188"/>
                          </a:xfrm>
                          <a:custGeom>
                            <a:avLst/>
                            <a:gdLst/>
                            <a:ahLst/>
                            <a:cxnLst/>
                            <a:rect l="0" t="0" r="0" b="0"/>
                            <a:pathLst>
                              <a:path w="9144" h="361188">
                                <a:moveTo>
                                  <a:pt x="0" y="0"/>
                                </a:moveTo>
                                <a:lnTo>
                                  <a:pt x="9144" y="0"/>
                                </a:lnTo>
                                <a:lnTo>
                                  <a:pt x="9144" y="361188"/>
                                </a:lnTo>
                                <a:lnTo>
                                  <a:pt x="0" y="361188"/>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90780" name="Shape 90780"/>
                        <wps:cNvSpPr/>
                        <wps:spPr>
                          <a:xfrm>
                            <a:off x="0" y="1976232"/>
                            <a:ext cx="5981065" cy="190500"/>
                          </a:xfrm>
                          <a:custGeom>
                            <a:avLst/>
                            <a:gdLst/>
                            <a:ahLst/>
                            <a:cxnLst/>
                            <a:rect l="0" t="0" r="0" b="0"/>
                            <a:pathLst>
                              <a:path w="5981065" h="190500">
                                <a:moveTo>
                                  <a:pt x="0" y="0"/>
                                </a:moveTo>
                                <a:lnTo>
                                  <a:pt x="5981065" y="0"/>
                                </a:lnTo>
                                <a:lnTo>
                                  <a:pt x="5981065"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57" name="Rectangle 12257"/>
                        <wps:cNvSpPr/>
                        <wps:spPr>
                          <a:xfrm>
                            <a:off x="786333" y="1978933"/>
                            <a:ext cx="54727" cy="242331"/>
                          </a:xfrm>
                          <a:prstGeom prst="rect">
                            <a:avLst/>
                          </a:prstGeom>
                          <a:ln>
                            <a:noFill/>
                          </a:ln>
                        </wps:spPr>
                        <wps:txbx>
                          <w:txbxContent>
                            <w:p w14:paraId="6F12AC54" w14:textId="77777777" w:rsidR="00B12F37" w:rsidRDefault="00B12F37" w:rsidP="00B12F37">
                              <w:r>
                                <w:rPr>
                                  <w:rFonts w:eastAsia="Times New Roman"/>
                                </w:rPr>
                                <w:t xml:space="preserve"> </w:t>
                              </w:r>
                            </w:p>
                          </w:txbxContent>
                        </wps:txbx>
                        <wps:bodyPr horzOverflow="overflow" vert="horz" lIns="0" tIns="0" rIns="0" bIns="0" rtlCol="0">
                          <a:noAutofit/>
                        </wps:bodyPr>
                      </wps:wsp>
                      <wps:wsp>
                        <wps:cNvPr id="12259" name="Rectangle 12259"/>
                        <wps:cNvSpPr/>
                        <wps:spPr>
                          <a:xfrm>
                            <a:off x="2313762" y="1978933"/>
                            <a:ext cx="54727" cy="242331"/>
                          </a:xfrm>
                          <a:prstGeom prst="rect">
                            <a:avLst/>
                          </a:prstGeom>
                          <a:ln>
                            <a:noFill/>
                          </a:ln>
                        </wps:spPr>
                        <wps:txbx>
                          <w:txbxContent>
                            <w:p w14:paraId="590C51CD" w14:textId="77777777" w:rsidR="00B12F37" w:rsidRDefault="00B12F37" w:rsidP="00B12F37">
                              <w:r>
                                <w:rPr>
                                  <w:rFonts w:eastAsia="Times New Roman"/>
                                </w:rPr>
                                <w:t xml:space="preserve"> </w:t>
                              </w:r>
                            </w:p>
                          </w:txbxContent>
                        </wps:txbx>
                        <wps:bodyPr horzOverflow="overflow" vert="horz" lIns="0" tIns="0" rIns="0" bIns="0" rtlCol="0">
                          <a:noAutofit/>
                        </wps:bodyPr>
                      </wps:wsp>
                    </wpg:wgp>
                  </a:graphicData>
                </a:graphic>
              </wp:inline>
            </w:drawing>
          </mc:Choice>
          <mc:Fallback>
            <w:pict>
              <v:group w14:anchorId="2BF56D93" id="Group 85170" o:spid="_x0000_s1026" style="width:470.95pt;height:174.9pt;mso-position-horizontal-relative:char;mso-position-vertical-relative:line" coordsize="59810,2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">
                <v:rect id="Rectangle 12198" o:spid="_x0000_s1027" style="position:absolute;left:4754;top:348;width:1007;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" filled="f" stroked="f">
                  <v:textbox inset="0,0,0,0">
                    <w:txbxContent>
                      <w:p w14:paraId="2452F90B" w14:textId="77777777" w:rsidR="00B12F37" w:rsidRDefault="00B12F37" w:rsidP="00B12F37"/>
                    </w:txbxContent>
                  </v:textbox>
                </v:rect>
                <v:rect id="Rectangle 12199" o:spid="_x0000_s1028" style="position:absolute;left:5516;width:608;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" filled="f" stroked="f">
                  <v:textbox inset="0,0,0,0">
                    <w:txbxContent>
                      <w:p w14:paraId="24202919" w14:textId="77777777" w:rsidR="00B12F37" w:rsidRDefault="00B12F37" w:rsidP="00B12F37">
                        <w:r>
                          <w:rPr>
                            <w:rFonts w:ascii="Arial" w:eastAsia="Arial" w:hAnsi="Arial" w:cs="Arial"/>
                          </w:rPr>
                          <w:t xml:space="preserve"> </w:t>
                        </w:r>
                      </w:p>
                    </w:txbxContent>
                  </v:textbox>
                </v:rect>
                <v:rect id="Rectangle 12200" o:spid="_x0000_s1029" style="position:absolute;left:7040;top:23;width:310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" filled="f" stroked="f">
                  <v:textbox inset="0,0,0,0">
                    <w:txbxContent>
                      <w:p w14:paraId="15C32126" w14:textId="77777777" w:rsidR="00B12F37" w:rsidRDefault="00B12F37" w:rsidP="00B12F37">
                        <w:r>
                          <w:rPr>
                            <w:rFonts w:eastAsia="Times New Roman"/>
                          </w:rPr>
                          <w:t xml:space="preserve">Cú </w:t>
                        </w:r>
                      </w:p>
                    </w:txbxContent>
                  </v:textbox>
                </v:rect>
                <v:rect id="Rectangle 12201" o:spid="_x0000_s1030" style="position:absolute;left:9372;top:23;width:486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" filled="f" stroked="f">
                  <v:textbox inset="0,0,0,0">
                    <w:txbxContent>
                      <w:p w14:paraId="6F566CD6" w14:textId="77777777" w:rsidR="00B12F37" w:rsidRDefault="00B12F37" w:rsidP="00B12F37">
                        <w:r>
                          <w:rPr>
                            <w:rFonts w:eastAsia="Times New Roman"/>
                          </w:rPr>
                          <w:t>pháp:</w:t>
                        </w:r>
                      </w:p>
                    </w:txbxContent>
                  </v:textbox>
                </v:rect>
                <v:rect id="Rectangle 12202" o:spid="_x0000_s1031" style="position:absolute;left:13044;top:23;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" filled="f" stroked="f">
                  <v:textbox inset="0,0,0,0">
                    <w:txbxContent>
                      <w:p w14:paraId="774B530E" w14:textId="77777777" w:rsidR="00B12F37" w:rsidRDefault="00B12F37" w:rsidP="00B12F37">
                        <w:r>
                          <w:rPr>
                            <w:rFonts w:eastAsia="Times New Roman"/>
                          </w:rPr>
                          <w:t xml:space="preserve"> </w:t>
                        </w:r>
                      </w:p>
                    </w:txbxContent>
                  </v:textbox>
                </v:rect>
                <v:shape id="Shape 90759" o:spid="_x0000_s1032" style="position:absolute;left:2834;top:3775;width:56229;height:3734;visibility:visible;mso-wrap-style:square;v-text-anchor:top" coordsize="5622925,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" path="m,l5622925,r,373380l,373380,,e" fillcolor="#f2f2f2" stroked="f" strokeweight="0">
                  <v:stroke miterlimit="83231f" joinstyle="miter"/>
                  <v:path arrowok="t" textboxrect="0,0,5622925,373380"/>
                </v:shape>
                <v:rect id="Rectangle 12204" o:spid="_x0000_s1033" style="position:absolute;left:3779;top:4701;width:2272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" filled="f" stroked="f">
                  <v:textbox inset="0,0,0,0">
                    <w:txbxContent>
                      <w:p w14:paraId="5FAF9452" w14:textId="77777777" w:rsidR="00B12F37" w:rsidRDefault="00B12F37" w:rsidP="00B12F37">
                        <w:r>
                          <w:rPr>
                            <w:rFonts w:eastAsia="Times New Roman"/>
                            <w:i/>
                          </w:rPr>
                          <w:t>fragbits:[*+!]&lt;[MDR]&gt;;</w:t>
                        </w:r>
                      </w:p>
                    </w:txbxContent>
                  </v:textbox>
                </v:rect>
                <v:rect id="Rectangle 12205" o:spid="_x0000_s1034" style="position:absolute;left:20882;top:470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" filled="f" stroked="f">
                  <v:textbox inset="0,0,0,0">
                    <w:txbxContent>
                      <w:p w14:paraId="5FFBCA98" w14:textId="77777777" w:rsidR="00B12F37" w:rsidRDefault="00B12F37" w:rsidP="00B12F37">
                        <w:r>
                          <w:rPr>
                            <w:rFonts w:eastAsia="Times New Roman"/>
                            <w:i/>
                          </w:rPr>
                          <w:t xml:space="preserve"> </w:t>
                        </w:r>
                      </w:p>
                    </w:txbxContent>
                  </v:textbox>
                </v:rect>
                <v:shape id="Shape 90760" o:spid="_x0000_s1035" style="position:absolute;left:2743;top:368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" path="m,l9144,r,9144l,9144,,e" fillcolor="#e2e2e2" stroked="f" strokeweight="0">
                  <v:stroke miterlimit="83231f" joinstyle="miter"/>
                  <v:path arrowok="t" textboxrect="0,0,9144,9144"/>
                </v:shape>
                <v:shape id="Shape 90761" o:spid="_x0000_s1036" style="position:absolute;left:2834;top:3684;width:56229;height:91;visibility:visible;mso-wrap-style:square;v-text-anchor:top" coordsize="56229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" path="m,l5622925,r,9144l,9144,,e" fillcolor="#e2e2e2" stroked="f" strokeweight="0">
                  <v:stroke miterlimit="83231f" joinstyle="miter"/>
                  <v:path arrowok="t" textboxrect="0,0,5622925,9144"/>
                </v:shape>
                <v:shape id="Shape 90762" o:spid="_x0000_s1037" style="position:absolute;left:59064;top:368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" path="m,l9144,r,9144l,9144,,e" fillcolor="#e2e2e2" stroked="f" strokeweight="0">
                  <v:stroke miterlimit="83231f" joinstyle="miter"/>
                  <v:path arrowok="t" textboxrect="0,0,9144,9144"/>
                </v:shape>
                <v:shape id="Shape 90763" o:spid="_x0000_s1038" style="position:absolute;left:2743;top:3775;width:91;height:3734;visibility:visible;mso-wrap-style:square;v-text-anchor:top" coordsize="9144,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" path="m,l9144,r,373380l,373380,,e" fillcolor="#e2e2e2" stroked="f" strokeweight="0">
                  <v:stroke miterlimit="83231f" joinstyle="miter"/>
                  <v:path arrowok="t" textboxrect="0,0,9144,373380"/>
                </v:shape>
                <v:shape id="Shape 90764" o:spid="_x0000_s1039" style="position:absolute;left:59064;top:3775;width:92;height:3734;visibility:visible;mso-wrap-style:square;v-text-anchor:top" coordsize="9144,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" path="m,l9144,r,373380l,373380,,e" fillcolor="#e2e2e2" stroked="f" strokeweight="0">
                  <v:stroke miterlimit="83231f" joinstyle="miter"/>
                  <v:path arrowok="t" textboxrect="0,0,9144,373380"/>
                </v:shape>
                <v:shape id="Shape 90765" o:spid="_x0000_s1040" style="position:absolute;left:2834;top:7509;width:56229;height:2850;visibility:visible;mso-wrap-style:square;v-text-anchor:top" coordsize="5622925,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" path="m,l5622925,r,284988l,284988,,e" fillcolor="#f2f2f2" stroked="f" strokeweight="0">
                  <v:stroke miterlimit="83231f" joinstyle="miter"/>
                  <v:path arrowok="t" textboxrect="0,0,5622925,284988"/>
                </v:shape>
                <v:rect id="Rectangle 12214" o:spid="_x0000_s1041" style="position:absolute;left:3779;top:7536;width:786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" filled="f" stroked="f">
                  <v:textbox inset="0,0,0,0">
                    <w:txbxContent>
                      <w:p w14:paraId="37A8E8E6" w14:textId="77777777" w:rsidR="00B12F37" w:rsidRDefault="00B12F37" w:rsidP="00B12F37">
                        <w:r>
                          <w:rPr>
                            <w:rFonts w:eastAsia="Times New Roman"/>
                          </w:rPr>
                          <w:t xml:space="preserve">fragbits: </w:t>
                        </w:r>
                      </w:p>
                    </w:txbxContent>
                  </v:textbox>
                </v:rect>
                <v:rect id="Rectangle 12215" o:spid="_x0000_s1042" style="position:absolute;left:9692;top:753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" filled="f" stroked="f">
                  <v:textbox inset="0,0,0,0">
                    <w:txbxContent>
                      <w:p w14:paraId="7E1C21AC" w14:textId="77777777" w:rsidR="00B12F37" w:rsidRDefault="00B12F37" w:rsidP="00B12F37">
                        <w:r>
                          <w:rPr>
                            <w:rFonts w:eastAsia="Times New Roman"/>
                          </w:rPr>
                          <w:t xml:space="preserve"> </w:t>
                        </w:r>
                      </w:p>
                    </w:txbxContent>
                  </v:textbox>
                </v:rect>
                <v:shape id="Shape 90766" o:spid="_x0000_s1043" style="position:absolute;left:2743;top:7509;width:91;height:2850;visibility:visible;mso-wrap-style:square;v-text-anchor:top" coordsize="914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" path="m,l9144,r,284988l,284988,,e" fillcolor="#e2e2e2" stroked="f" strokeweight="0">
                  <v:stroke miterlimit="83231f" joinstyle="miter"/>
                  <v:path arrowok="t" textboxrect="0,0,9144,284988"/>
                </v:shape>
                <v:shape id="Shape 90767" o:spid="_x0000_s1044" style="position:absolute;left:59064;top:7509;width:92;height:2850;visibility:visible;mso-wrap-style:square;v-text-anchor:top" coordsize="914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" path="m,l9144,r,284988l,284988,,e" fillcolor="#e2e2e2" stroked="f" strokeweight="0">
                  <v:stroke miterlimit="83231f" joinstyle="miter"/>
                  <v:path arrowok="t" textboxrect="0,0,9144,284988"/>
                </v:shape>
                <v:shape id="Shape 90768" o:spid="_x0000_s1045" style="position:absolute;left:2834;top:10359;width:56229;height:2850;visibility:visible;mso-wrap-style:square;v-text-anchor:top" coordsize="5622925,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" path="m,l5622925,r,284988l,284988,,e" fillcolor="#f2f2f2" stroked="f" strokeweight="0">
                  <v:stroke miterlimit="83231f" joinstyle="miter"/>
                  <v:path arrowok="t" textboxrect="0,0,5622925,284988"/>
                </v:shape>
                <v:rect id="Rectangle 12219" o:spid="_x0000_s1046" style="position:absolute;left:3779;top:1038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" filled="f" stroked="f">
                  <v:textbox inset="0,0,0,0">
                    <w:txbxContent>
                      <w:p w14:paraId="22223C88" w14:textId="77777777" w:rsidR="00B12F37" w:rsidRDefault="00B12F37" w:rsidP="00B12F37">
                        <w:r>
                          <w:rPr>
                            <w:rFonts w:eastAsia="Times New Roman"/>
                          </w:rPr>
                          <w:t xml:space="preserve"> </w:t>
                        </w:r>
                      </w:p>
                    </w:txbxContent>
                  </v:textbox>
                </v:rect>
                <v:rect id="Rectangle 12220" o:spid="_x0000_s1047" style="position:absolute;left:6004;top:10386;width:72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" filled="f" stroked="f">
                  <v:textbox inset="0,0,0,0">
                    <w:txbxContent>
                      <w:p w14:paraId="36C26AFD" w14:textId="77777777" w:rsidR="00B12F37" w:rsidRDefault="00B12F37" w:rsidP="00B12F37">
                        <w:r>
                          <w:rPr>
                            <w:rFonts w:eastAsia="Times New Roman"/>
                          </w:rPr>
                          <w:t>-</w:t>
                        </w:r>
                      </w:p>
                    </w:txbxContent>
                  </v:textbox>
                </v:rect>
                <v:rect id="Rectangle 12221" o:spid="_x0000_s1048" style="position:absolute;left:6552;top:1038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" filled="f" stroked="f">
                  <v:textbox inset="0,0,0,0">
                    <w:txbxContent>
                      <w:p w14:paraId="2287C785" w14:textId="77777777" w:rsidR="00B12F37" w:rsidRDefault="00B12F37" w:rsidP="00B12F37">
                        <w:r>
                          <w:rPr>
                            <w:rFonts w:eastAsia="Times New Roman"/>
                          </w:rPr>
                          <w:t xml:space="preserve"> </w:t>
                        </w:r>
                      </w:p>
                    </w:txbxContent>
                  </v:textbox>
                </v:rect>
                <v:rect id="Rectangle 12222" o:spid="_x0000_s1049" style="position:absolute;left:6964;top:10386;width:249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" filled="f" stroked="f">
                  <v:textbox inset="0,0,0,0">
                    <w:txbxContent>
                      <w:p w14:paraId="22CDC9C6" w14:textId="77777777" w:rsidR="00B12F37" w:rsidRDefault="00B12F37" w:rsidP="00B12F37">
                        <w:r>
                          <w:rPr>
                            <w:rFonts w:eastAsia="Times New Roman"/>
                          </w:rPr>
                          <w:t xml:space="preserve">M </w:t>
                        </w:r>
                      </w:p>
                    </w:txbxContent>
                  </v:textbox>
                </v:rect>
                <v:rect id="Rectangle 12223" o:spid="_x0000_s1050" style="position:absolute;left:8853;top:1038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" filled="f" stroked="f">
                  <v:textbox inset="0,0,0,0">
                    <w:txbxContent>
                      <w:p w14:paraId="7B845C19" w14:textId="77777777" w:rsidR="00B12F37" w:rsidRDefault="00B12F37" w:rsidP="00B12F37">
                        <w:r>
                          <w:rPr>
                            <w:rFonts w:eastAsia="Times New Roman"/>
                          </w:rPr>
                          <w:t xml:space="preserve"> </w:t>
                        </w:r>
                      </w:p>
                    </w:txbxContent>
                  </v:textbox>
                </v:rect>
                <v:rect id="Rectangle 12224" o:spid="_x0000_s1051" style="position:absolute;left:11810;top:10711;width:22980;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" filled="f" stroked="f">
                  <v:textbox inset="0,0,0,0">
                    <w:txbxContent>
                      <w:p w14:paraId="40A4E09E" w14:textId="77777777" w:rsidR="00B12F37" w:rsidRDefault="00B12F37" w:rsidP="00B12F37">
                        <w:r>
                          <w:rPr>
                            <w:rFonts w:eastAsia="Times New Roman"/>
                          </w:rPr>
                          <w:t>tiếp tục phân mảnh gói tin</w:t>
                        </w:r>
                      </w:p>
                    </w:txbxContent>
                  </v:textbox>
                </v:rect>
                <v:rect id="Rectangle 12225" o:spid="_x0000_s1052" style="position:absolute;left:29096;top:1038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" filled="f" stroked="f">
                  <v:textbox inset="0,0,0,0">
                    <w:txbxContent>
                      <w:p w14:paraId="7EBFFAC0" w14:textId="77777777" w:rsidR="00B12F37" w:rsidRDefault="00B12F37" w:rsidP="00B12F37">
                        <w:r>
                          <w:rPr>
                            <w:rFonts w:eastAsia="Times New Roman"/>
                          </w:rPr>
                          <w:t xml:space="preserve"> </w:t>
                        </w:r>
                      </w:p>
                    </w:txbxContent>
                  </v:textbox>
                </v:rect>
                <v:shape id="Shape 90769" o:spid="_x0000_s1053" style="position:absolute;left:2743;top:10359;width:91;height:2850;visibility:visible;mso-wrap-style:square;v-text-anchor:top" coordsize="914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" path="m,l9144,r,284988l,284988,,e" fillcolor="#e2e2e2" stroked="f" strokeweight="0">
                  <v:stroke miterlimit="83231f" joinstyle="miter"/>
                  <v:path arrowok="t" textboxrect="0,0,9144,284988"/>
                </v:shape>
                <v:shape id="Shape 90770" o:spid="_x0000_s1054" style="position:absolute;left:59064;top:10359;width:92;height:2850;visibility:visible;mso-wrap-style:square;v-text-anchor:top" coordsize="914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" path="m,l9144,r,284988l,284988,,e" fillcolor="#e2e2e2" stroked="f" strokeweight="0">
                  <v:stroke miterlimit="83231f" joinstyle="miter"/>
                  <v:path arrowok="t" textboxrect="0,0,9144,284988"/>
                </v:shape>
                <v:shape id="Shape 90771" o:spid="_x0000_s1055" style="position:absolute;left:2834;top:13209;width:56229;height:2850;visibility:visible;mso-wrap-style:square;v-text-anchor:top" coordsize="5622925,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" path="m,l5622925,r,284988l,284988,,e" fillcolor="#f2f2f2" stroked="f" strokeweight="0">
                  <v:stroke miterlimit="83231f" joinstyle="miter"/>
                  <v:path arrowok="t" textboxrect="0,0,5622925,284988"/>
                </v:shape>
                <v:rect id="Rectangle 12229" o:spid="_x0000_s1056" style="position:absolute;left:3779;top:1323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" filled="f" stroked="f">
                  <v:textbox inset="0,0,0,0">
                    <w:txbxContent>
                      <w:p w14:paraId="72902152" w14:textId="77777777" w:rsidR="00B12F37" w:rsidRDefault="00B12F37" w:rsidP="00B12F37">
                        <w:r>
                          <w:rPr>
                            <w:rFonts w:eastAsia="Times New Roman"/>
                          </w:rPr>
                          <w:t xml:space="preserve"> </w:t>
                        </w:r>
                      </w:p>
                    </w:txbxContent>
                  </v:textbox>
                </v:rect>
                <v:rect id="Rectangle 12230" o:spid="_x0000_s1057" style="position:absolute;left:6004;top:13236;width:72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" filled="f" stroked="f">
                  <v:textbox inset="0,0,0,0">
                    <w:txbxContent>
                      <w:p w14:paraId="2AD41D3B" w14:textId="77777777" w:rsidR="00B12F37" w:rsidRDefault="00B12F37" w:rsidP="00B12F37">
                        <w:r>
                          <w:rPr>
                            <w:rFonts w:eastAsia="Times New Roman"/>
                          </w:rPr>
                          <w:t>-</w:t>
                        </w:r>
                      </w:p>
                    </w:txbxContent>
                  </v:textbox>
                </v:rect>
                <v:rect id="Rectangle 12231" o:spid="_x0000_s1058" style="position:absolute;left:6552;top:1323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" filled="f" stroked="f">
                  <v:textbox inset="0,0,0,0">
                    <w:txbxContent>
                      <w:p w14:paraId="06498B95" w14:textId="77777777" w:rsidR="00B12F37" w:rsidRDefault="00B12F37" w:rsidP="00B12F37">
                        <w:r>
                          <w:rPr>
                            <w:rFonts w:eastAsia="Times New Roman"/>
                          </w:rPr>
                          <w:t xml:space="preserve"> </w:t>
                        </w:r>
                      </w:p>
                    </w:txbxContent>
                  </v:textbox>
                </v:rect>
                <v:rect id="Rectangle 12232" o:spid="_x0000_s1059" style="position:absolute;left:6964;top:13236;width:158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" filled="f" stroked="f">
                  <v:textbox inset="0,0,0,0">
                    <w:txbxContent>
                      <w:p w14:paraId="187BAE8C" w14:textId="77777777" w:rsidR="00B12F37" w:rsidRDefault="00B12F37" w:rsidP="00B12F37">
                        <w:r>
                          <w:rPr>
                            <w:rFonts w:eastAsia="Times New Roman"/>
                          </w:rPr>
                          <w:t>D</w:t>
                        </w:r>
                      </w:p>
                    </w:txbxContent>
                  </v:textbox>
                </v:rect>
                <v:rect id="Rectangle 12233" o:spid="_x0000_s1060" style="position:absolute;left:8152;top:1323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" filled="f" stroked="f">
                  <v:textbox inset="0,0,0,0">
                    <w:txbxContent>
                      <w:p w14:paraId="51202463" w14:textId="77777777" w:rsidR="00B12F37" w:rsidRDefault="00B12F37" w:rsidP="00B12F37">
                        <w:r>
                          <w:rPr>
                            <w:rFonts w:eastAsia="Times New Roman"/>
                          </w:rPr>
                          <w:t xml:space="preserve"> </w:t>
                        </w:r>
                      </w:p>
                    </w:txbxContent>
                  </v:textbox>
                </v:rect>
                <v:rect id="Rectangle 12234" o:spid="_x0000_s1061" style="position:absolute;left:11810;top:13561;width:1570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" filled="f" stroked="f">
                  <v:textbox inset="0,0,0,0">
                    <w:txbxContent>
                      <w:p w14:paraId="5A54D860" w14:textId="77777777" w:rsidR="00B12F37" w:rsidRDefault="00B12F37" w:rsidP="00B12F37">
                        <w:r>
                          <w:rPr>
                            <w:rFonts w:eastAsia="Times New Roman"/>
                          </w:rPr>
                          <w:t>không phân mảnh</w:t>
                        </w:r>
                      </w:p>
                    </w:txbxContent>
                  </v:textbox>
                </v:rect>
                <v:rect id="Rectangle 12235" o:spid="_x0000_s1062" style="position:absolute;left:23640;top:1323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" filled="f" stroked="f">
                  <v:textbox inset="0,0,0,0">
                    <w:txbxContent>
                      <w:p w14:paraId="3974A659" w14:textId="77777777" w:rsidR="00B12F37" w:rsidRDefault="00B12F37" w:rsidP="00B12F37">
                        <w:r>
                          <w:rPr>
                            <w:rFonts w:eastAsia="Times New Roman"/>
                          </w:rPr>
                          <w:t xml:space="preserve"> </w:t>
                        </w:r>
                      </w:p>
                    </w:txbxContent>
                  </v:textbox>
                </v:rect>
                <v:shape id="Shape 90772" o:spid="_x0000_s1063" style="position:absolute;left:2743;top:13209;width:91;height:2850;visibility:visible;mso-wrap-style:square;v-text-anchor:top" coordsize="914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" path="m,l9144,r,284988l,284988,,e" fillcolor="#e2e2e2" stroked="f" strokeweight="0">
                  <v:stroke miterlimit="83231f" joinstyle="miter"/>
                  <v:path arrowok="t" textboxrect="0,0,9144,284988"/>
                </v:shape>
                <v:shape id="Shape 90773" o:spid="_x0000_s1064" style="position:absolute;left:59064;top:13209;width:92;height:2850;visibility:visible;mso-wrap-style:square;v-text-anchor:top" coordsize="914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" path="m,l9144,r,284988l,284988,,e" fillcolor="#e2e2e2" stroked="f" strokeweight="0">
                  <v:stroke miterlimit="83231f" joinstyle="miter"/>
                  <v:path arrowok="t" textboxrect="0,0,9144,284988"/>
                </v:shape>
                <v:shape id="Shape 90774" o:spid="_x0000_s1065" style="position:absolute;left:2834;top:16059;width:56229;height:3611;visibility:visible;mso-wrap-style:square;v-text-anchor:top" coordsize="5622925,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" path="m,l5622925,r,361188l,361188,,e" fillcolor="#f2f2f2" stroked="f" strokeweight="0">
                  <v:stroke miterlimit="83231f" joinstyle="miter"/>
                  <v:path arrowok="t" textboxrect="0,0,5622925,361188"/>
                </v:shape>
                <v:rect id="Rectangle 12239" o:spid="_x0000_s1066" style="position:absolute;left:3779;top:16101;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" filled="f" stroked="f">
                  <v:textbox inset="0,0,0,0">
                    <w:txbxContent>
                      <w:p w14:paraId="6B3D16C4" w14:textId="77777777" w:rsidR="00B12F37" w:rsidRDefault="00B12F37" w:rsidP="00B12F37">
                        <w:r>
                          <w:rPr>
                            <w:rFonts w:eastAsia="Times New Roman"/>
                          </w:rPr>
                          <w:t xml:space="preserve">    </w:t>
                        </w:r>
                      </w:p>
                    </w:txbxContent>
                  </v:textbox>
                </v:rect>
                <v:rect id="Rectangle 12240" o:spid="_x0000_s1067" style="position:absolute;left:5424;top:1610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" filled="f" stroked="f">
                  <v:textbox inset="0,0,0,0">
                    <w:txbxContent>
                      <w:p w14:paraId="7936D774" w14:textId="77777777" w:rsidR="00B12F37" w:rsidRDefault="00B12F37" w:rsidP="00B12F37">
                        <w:r>
                          <w:rPr>
                            <w:rFonts w:eastAsia="Times New Roman"/>
                          </w:rPr>
                          <w:t xml:space="preserve"> </w:t>
                        </w:r>
                      </w:p>
                    </w:txbxContent>
                  </v:textbox>
                </v:rect>
                <v:rect id="Rectangle 12241" o:spid="_x0000_s1068" style="position:absolute;left:6004;top:16101;width:72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" filled="f" stroked="f">
                  <v:textbox inset="0,0,0,0">
                    <w:txbxContent>
                      <w:p w14:paraId="09BB87D2" w14:textId="77777777" w:rsidR="00B12F37" w:rsidRDefault="00B12F37" w:rsidP="00B12F37">
                        <w:r>
                          <w:rPr>
                            <w:rFonts w:eastAsia="Times New Roman"/>
                          </w:rPr>
                          <w:t>-</w:t>
                        </w:r>
                      </w:p>
                    </w:txbxContent>
                  </v:textbox>
                </v:rect>
                <v:rect id="Rectangle 12242" o:spid="_x0000_s1069" style="position:absolute;left:6552;top:1610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" filled="f" stroked="f">
                  <v:textbox inset="0,0,0,0">
                    <w:txbxContent>
                      <w:p w14:paraId="57D076C3" w14:textId="77777777" w:rsidR="00B12F37" w:rsidRDefault="00B12F37" w:rsidP="00B12F37">
                        <w:r>
                          <w:rPr>
                            <w:rFonts w:eastAsia="Times New Roman"/>
                          </w:rPr>
                          <w:t xml:space="preserve"> </w:t>
                        </w:r>
                      </w:p>
                    </w:txbxContent>
                  </v:textbox>
                </v:rect>
                <v:rect id="Rectangle 12243" o:spid="_x0000_s1070" style="position:absolute;left:6964;top:16101;width:146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" filled="f" stroked="f">
                  <v:textbox inset="0,0,0,0">
                    <w:txbxContent>
                      <w:p w14:paraId="1F0530EF" w14:textId="77777777" w:rsidR="00B12F37" w:rsidRDefault="00B12F37" w:rsidP="00B12F37">
                        <w:r>
                          <w:rPr>
                            <w:rFonts w:eastAsia="Times New Roman"/>
                          </w:rPr>
                          <w:t>R</w:t>
                        </w:r>
                      </w:p>
                    </w:txbxContent>
                  </v:textbox>
                </v:rect>
                <v:rect id="Rectangle 12244" o:spid="_x0000_s1071" style="position:absolute;left:8061;top:1610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" filled="f" stroked="f">
                  <v:textbox inset="0,0,0,0">
                    <w:txbxContent>
                      <w:p w14:paraId="2F8AF75E" w14:textId="77777777" w:rsidR="00B12F37" w:rsidRDefault="00B12F37" w:rsidP="00B12F37">
                        <w:r>
                          <w:rPr>
                            <w:rFonts w:eastAsia="Times New Roman"/>
                          </w:rPr>
                          <w:t xml:space="preserve"> </w:t>
                        </w:r>
                      </w:p>
                    </w:txbxContent>
                  </v:textbox>
                </v:rect>
                <v:rect id="Rectangle 12245" o:spid="_x0000_s1072" style="position:absolute;left:11810;top:16101;width:1102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" filled="f" stroked="f">
                  <v:textbox inset="0,0,0,0">
                    <w:txbxContent>
                      <w:p w14:paraId="29933615" w14:textId="77777777" w:rsidR="00B12F37" w:rsidRDefault="00B12F37" w:rsidP="00B12F37">
                        <w:r>
                          <w:rPr>
                            <w:rFonts w:eastAsia="Times New Roman"/>
                          </w:rPr>
                          <w:t>Reversed bit</w:t>
                        </w:r>
                      </w:p>
                    </w:txbxContent>
                  </v:textbox>
                </v:rect>
                <v:rect id="Rectangle 12246" o:spid="_x0000_s1073" style="position:absolute;left:20120;top:1610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" filled="f" stroked="f">
                  <v:textbox inset="0,0,0,0">
                    <w:txbxContent>
                      <w:p w14:paraId="6BD771CD" w14:textId="77777777" w:rsidR="00B12F37" w:rsidRDefault="00B12F37" w:rsidP="00B12F37">
                        <w:r>
                          <w:rPr>
                            <w:rFonts w:eastAsia="Times New Roman"/>
                          </w:rPr>
                          <w:t xml:space="preserve"> </w:t>
                        </w:r>
                      </w:p>
                    </w:txbxContent>
                  </v:textbox>
                </v:rect>
                <v:shape id="Shape 90775" o:spid="_x0000_s1074" style="position:absolute;left:2743;top:196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" path="m,l9144,r,9144l,9144,,e" fillcolor="#e2e2e2" stroked="f" strokeweight="0">
                  <v:stroke miterlimit="83231f" joinstyle="miter"/>
                  <v:path arrowok="t" textboxrect="0,0,9144,9144"/>
                </v:shape>
                <v:shape id="Shape 90776" o:spid="_x0000_s1075" style="position:absolute;left:2834;top:19670;width:56229;height:92;visibility:visible;mso-wrap-style:square;v-text-anchor:top" coordsize="56229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" path="m,l5622925,r,9144l,9144,,e" fillcolor="#e2e2e2" stroked="f" strokeweight="0">
                  <v:stroke miterlimit="83231f" joinstyle="miter"/>
                  <v:path arrowok="t" textboxrect="0,0,5622925,9144"/>
                </v:shape>
                <v:shape id="Shape 90777" o:spid="_x0000_s1076" style="position:absolute;left:59064;top:1967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" path="m,l9144,r,9144l,9144,,e" fillcolor="#e2e2e2" stroked="f" strokeweight="0">
                  <v:stroke miterlimit="83231f" joinstyle="miter"/>
                  <v:path arrowok="t" textboxrect="0,0,9144,9144"/>
                </v:shape>
                <v:shape id="Shape 90778" o:spid="_x0000_s1077" style="position:absolute;left:2743;top:16059;width:91;height:3611;visibility:visible;mso-wrap-style:square;v-text-anchor:top" coordsize="9144,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" path="m,l9144,r,361188l,361188,,e" fillcolor="#e2e2e2" stroked="f" strokeweight="0">
                  <v:stroke miterlimit="83231f" joinstyle="miter"/>
                  <v:path arrowok="t" textboxrect="0,0,9144,361188"/>
                </v:shape>
                <v:shape id="Shape 90779" o:spid="_x0000_s1078" style="position:absolute;left:59064;top:16059;width:92;height:3611;visibility:visible;mso-wrap-style:square;v-text-anchor:top" coordsize="9144,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" path="m,l9144,r,361188l,361188,,e" fillcolor="#e2e2e2" stroked="f" strokeweight="0">
                  <v:stroke miterlimit="83231f" joinstyle="miter"/>
                  <v:path arrowok="t" textboxrect="0,0,9144,361188"/>
                </v:shape>
                <v:shape id="Shape 90780" o:spid="_x0000_s1079" style="position:absolute;top:19762;width:59810;height:1905;visibility:visible;mso-wrap-style:square;v-text-anchor:top" coordsize="598106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" path="m,l5981065,r,190500l,190500,,e" stroked="f" strokeweight="0">
                  <v:stroke miterlimit="83231f" joinstyle="miter"/>
                  <v:path arrowok="t" textboxrect="0,0,5981065,190500"/>
                </v:shape>
                <v:rect id="Rectangle 12257" o:spid="_x0000_s1080" style="position:absolute;left:7863;top:1978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" filled="f" stroked="f">
                  <v:textbox inset="0,0,0,0">
                    <w:txbxContent>
                      <w:p w14:paraId="6F12AC54" w14:textId="77777777" w:rsidR="00B12F37" w:rsidRDefault="00B12F37" w:rsidP="00B12F37">
                        <w:r>
                          <w:rPr>
                            <w:rFonts w:eastAsia="Times New Roman"/>
                          </w:rPr>
                          <w:t xml:space="preserve"> </w:t>
                        </w:r>
                      </w:p>
                    </w:txbxContent>
                  </v:textbox>
                </v:rect>
                <v:rect id="Rectangle 12259" o:spid="_x0000_s1081" style="position:absolute;left:23137;top:1978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" filled="f" stroked="f">
                  <v:textbox inset="0,0,0,0">
                    <w:txbxContent>
                      <w:p w14:paraId="590C51CD" w14:textId="77777777" w:rsidR="00B12F37" w:rsidRDefault="00B12F37" w:rsidP="00B12F37">
                        <w:r>
                          <w:rPr>
                            <w:rFonts w:eastAsia="Times New Roman"/>
                          </w:rPr>
                          <w:t xml:space="preserve"> </w:t>
                        </w:r>
                      </w:p>
                    </w:txbxContent>
                  </v:textbox>
                </v:rect>
                <w10:anchorlock/>
              </v:group>
            </w:pict>
          </mc:Fallback>
        </mc:AlternateContent>
      </w:r>
    </w:p>
    <w:p w14:paraId="06B90B04" w14:textId="13A4EEAF" w:rsidR="000D2A9C" w:rsidRPr="00B12F37" w:rsidRDefault="000D2A9C" w:rsidP="00B12F37">
      <w:pPr>
        <w:spacing w:after="0"/>
        <w:rPr>
          <w:szCs w:val="28"/>
        </w:rPr>
      </w:pPr>
      <w:r>
        <w:rPr>
          <w:szCs w:val="28"/>
        </w:rPr>
        <w:t>Một vài tùy chọn như sau:</w:t>
      </w:r>
    </w:p>
    <w:tbl>
      <w:tblPr>
        <w:tblStyle w:val="TableGrid0"/>
        <w:tblW w:w="8866" w:type="dxa"/>
        <w:tblInd w:w="412" w:type="dxa"/>
        <w:tblCellMar>
          <w:top w:w="80" w:type="dxa"/>
          <w:left w:w="154" w:type="dxa"/>
          <w:bottom w:w="80" w:type="dxa"/>
          <w:right w:w="115" w:type="dxa"/>
        </w:tblCellMar>
        <w:tblLook w:val="04A0" w:firstRow="1" w:lastRow="0" w:firstColumn="1" w:lastColumn="0" w:noHBand="0" w:noVBand="1"/>
      </w:tblPr>
      <w:tblGrid>
        <w:gridCol w:w="865"/>
        <w:gridCol w:w="8001"/>
      </w:tblGrid>
      <w:tr w:rsidR="00B12F37" w:rsidRPr="00B12F37" w14:paraId="2D800748" w14:textId="77777777" w:rsidTr="00BA0D57">
        <w:trPr>
          <w:trHeight w:val="518"/>
        </w:trPr>
        <w:tc>
          <w:tcPr>
            <w:tcW w:w="865" w:type="dxa"/>
            <w:tcBorders>
              <w:top w:val="single" w:sz="6" w:space="0" w:color="E2E2E2"/>
              <w:left w:val="single" w:sz="6" w:space="0" w:color="E2E2E2"/>
              <w:bottom w:val="nil"/>
              <w:right w:val="nil"/>
            </w:tcBorders>
            <w:shd w:val="clear" w:color="auto" w:fill="F2F2F2"/>
          </w:tcPr>
          <w:p w14:paraId="3D03CBFD" w14:textId="77777777" w:rsidR="00B12F37" w:rsidRPr="00B12F37" w:rsidRDefault="00B12F37" w:rsidP="000D2A9C">
            <w:r w:rsidRPr="00B12F37">
              <w:rPr>
                <w:rFonts w:eastAsia="Times New Roman"/>
              </w:rPr>
              <w:t xml:space="preserve">+   </w:t>
            </w:r>
          </w:p>
        </w:tc>
        <w:tc>
          <w:tcPr>
            <w:tcW w:w="8001" w:type="dxa"/>
            <w:tcBorders>
              <w:top w:val="single" w:sz="6" w:space="0" w:color="E2E2E2"/>
              <w:left w:val="nil"/>
              <w:bottom w:val="nil"/>
              <w:right w:val="single" w:sz="6" w:space="0" w:color="E2E2E2"/>
            </w:tcBorders>
            <w:shd w:val="clear" w:color="auto" w:fill="F2F2F2"/>
            <w:vAlign w:val="bottom"/>
          </w:tcPr>
          <w:p w14:paraId="55B57616" w14:textId="77777777" w:rsidR="00B12F37" w:rsidRPr="00B12F37" w:rsidRDefault="00B12F37" w:rsidP="000D2A9C">
            <w:r w:rsidRPr="00B12F37">
              <w:rPr>
                <w:rFonts w:eastAsia="Times New Roman"/>
              </w:rPr>
              <w:t xml:space="preserve">Khóp với bit được chỉ định </w:t>
            </w:r>
          </w:p>
        </w:tc>
      </w:tr>
      <w:tr w:rsidR="00B12F37" w:rsidRPr="00B12F37" w14:paraId="78F12016" w14:textId="77777777" w:rsidTr="00BA0D57">
        <w:trPr>
          <w:trHeight w:val="449"/>
        </w:trPr>
        <w:tc>
          <w:tcPr>
            <w:tcW w:w="865" w:type="dxa"/>
            <w:tcBorders>
              <w:top w:val="nil"/>
              <w:left w:val="single" w:sz="6" w:space="0" w:color="E2E2E2"/>
              <w:bottom w:val="nil"/>
              <w:right w:val="nil"/>
            </w:tcBorders>
            <w:shd w:val="clear" w:color="auto" w:fill="F2F2F2"/>
          </w:tcPr>
          <w:p w14:paraId="23A40E1B" w14:textId="77777777" w:rsidR="00B12F37" w:rsidRPr="00B12F37" w:rsidRDefault="00B12F37" w:rsidP="000D2A9C">
            <w:r w:rsidRPr="00B12F37">
              <w:rPr>
                <w:rFonts w:eastAsia="Times New Roman"/>
              </w:rPr>
              <w:t xml:space="preserve">*   </w:t>
            </w:r>
          </w:p>
        </w:tc>
        <w:tc>
          <w:tcPr>
            <w:tcW w:w="8001" w:type="dxa"/>
            <w:tcBorders>
              <w:top w:val="nil"/>
              <w:left w:val="nil"/>
              <w:bottom w:val="nil"/>
              <w:right w:val="single" w:sz="6" w:space="0" w:color="E2E2E2"/>
            </w:tcBorders>
            <w:shd w:val="clear" w:color="auto" w:fill="F2F2F2"/>
          </w:tcPr>
          <w:p w14:paraId="67BDD715" w14:textId="77777777" w:rsidR="00B12F37" w:rsidRPr="00B12F37" w:rsidRDefault="00B12F37" w:rsidP="000D2A9C">
            <w:r w:rsidRPr="00B12F37">
              <w:rPr>
                <w:rFonts w:eastAsia="Times New Roman"/>
              </w:rPr>
              <w:t xml:space="preserve">Khớp với bất kì bit nào được thiết lập </w:t>
            </w:r>
          </w:p>
        </w:tc>
      </w:tr>
      <w:tr w:rsidR="00B12F37" w:rsidRPr="00B12F37" w14:paraId="77D6DF05" w14:textId="77777777" w:rsidTr="00BA0D57">
        <w:trPr>
          <w:trHeight w:val="650"/>
        </w:trPr>
        <w:tc>
          <w:tcPr>
            <w:tcW w:w="865" w:type="dxa"/>
            <w:tcBorders>
              <w:top w:val="nil"/>
              <w:left w:val="single" w:sz="6" w:space="0" w:color="E2E2E2"/>
              <w:bottom w:val="single" w:sz="6" w:space="0" w:color="E2E2E2"/>
              <w:right w:val="nil"/>
            </w:tcBorders>
            <w:shd w:val="clear" w:color="auto" w:fill="F2F2F2"/>
          </w:tcPr>
          <w:p w14:paraId="5568D591" w14:textId="77777777" w:rsidR="00B12F37" w:rsidRPr="00B12F37" w:rsidRDefault="00B12F37" w:rsidP="000D2A9C">
            <w:r w:rsidRPr="00B12F37">
              <w:rPr>
                <w:rFonts w:eastAsia="Times New Roman"/>
              </w:rPr>
              <w:t xml:space="preserve">!   </w:t>
            </w:r>
          </w:p>
        </w:tc>
        <w:tc>
          <w:tcPr>
            <w:tcW w:w="8001" w:type="dxa"/>
            <w:tcBorders>
              <w:top w:val="nil"/>
              <w:left w:val="nil"/>
              <w:bottom w:val="single" w:sz="6" w:space="0" w:color="E2E2E2"/>
              <w:right w:val="single" w:sz="6" w:space="0" w:color="E2E2E2"/>
            </w:tcBorders>
            <w:shd w:val="clear" w:color="auto" w:fill="F2F2F2"/>
          </w:tcPr>
          <w:p w14:paraId="31D5F2F8" w14:textId="77777777" w:rsidR="00B12F37" w:rsidRPr="00B12F37" w:rsidRDefault="00B12F37" w:rsidP="000D2A9C">
            <w:r w:rsidRPr="00B12F37">
              <w:rPr>
                <w:rFonts w:eastAsia="Times New Roman"/>
              </w:rPr>
              <w:t xml:space="preserve">Khớp nếu không có bit nào được thiết lập </w:t>
            </w:r>
          </w:p>
        </w:tc>
      </w:tr>
    </w:tbl>
    <w:p w14:paraId="5B041638" w14:textId="77777777" w:rsidR="000D2A9C" w:rsidRDefault="000D2A9C" w:rsidP="000D2A9C">
      <w:pPr>
        <w:rPr>
          <w:rFonts w:eastAsia="Times New Roman"/>
          <w:szCs w:val="28"/>
        </w:rPr>
      </w:pPr>
    </w:p>
    <w:p w14:paraId="12D3805D" w14:textId="117F4844" w:rsidR="00B12F37" w:rsidRPr="000D2A9C" w:rsidRDefault="00B12F37" w:rsidP="000D2A9C">
      <w:pPr>
        <w:rPr>
          <w:szCs w:val="28"/>
        </w:rPr>
      </w:pPr>
      <w:r w:rsidRPr="00B12F37">
        <w:rPr>
          <w:rFonts w:eastAsia="Times New Roman"/>
          <w:szCs w:val="28"/>
        </w:rPr>
        <w:t>Fragoffset</w:t>
      </w:r>
      <w:r w:rsidR="000D2A9C">
        <w:rPr>
          <w:rFonts w:eastAsia="Times New Roman"/>
          <w:szCs w:val="28"/>
        </w:rPr>
        <w:t xml:space="preserve">: </w:t>
      </w:r>
      <w:r w:rsidRPr="00B12F37">
        <w:t xml:space="preserve">Kiểm tra sự phù hợp trên các giá trị thập phân của từng mảnh gói tin trên trường offset. Nếu muốn kiểm tra phân mảnh đầu tiên của gói tin, chúng ta cần kết hợp fragoffset 0 với các tùy chọn fragment khác.  </w:t>
      </w:r>
    </w:p>
    <w:p w14:paraId="56F020CA" w14:textId="77777777" w:rsidR="00B12F37" w:rsidRPr="00B12F37" w:rsidRDefault="00B12F37" w:rsidP="000D2A9C">
      <w:r w:rsidRPr="00B12F37">
        <w:t xml:space="preserve">Cú pháp: </w:t>
      </w:r>
    </w:p>
    <w:p w14:paraId="5526B747" w14:textId="77777777" w:rsidR="00B12F37" w:rsidRPr="00B12F37" w:rsidRDefault="00B12F37" w:rsidP="000D2A9C">
      <w:r w:rsidRPr="00B12F37">
        <w:rPr>
          <w:i/>
        </w:rPr>
        <w:t xml:space="preserve">fragoffset:[!|&lt;|&gt;]&lt;number&gt;; </w:t>
      </w:r>
    </w:p>
    <w:p w14:paraId="49520D16" w14:textId="77777777" w:rsidR="00B12F37" w:rsidRPr="00B12F37" w:rsidRDefault="00B12F37" w:rsidP="000D2A9C">
      <w:r w:rsidRPr="00B12F37">
        <w:t xml:space="preserve">&lt;       khớp nếu giá trị nhỏ hơn giá trị được chỉ định </w:t>
      </w:r>
    </w:p>
    <w:p w14:paraId="6BCCED37" w14:textId="77777777" w:rsidR="00B12F37" w:rsidRPr="00B12F37" w:rsidRDefault="00B12F37" w:rsidP="000D2A9C">
      <w:r w:rsidRPr="00B12F37">
        <w:t xml:space="preserve">&gt;       khớp nếu giá trị lớn hơn giá trị được chỉ định </w:t>
      </w:r>
    </w:p>
    <w:p w14:paraId="2FB54A39" w14:textId="5F8586E1" w:rsidR="000D2A9C" w:rsidRDefault="00B12F37" w:rsidP="000D2A9C">
      <w:r w:rsidRPr="00B12F37">
        <w:t xml:space="preserve">!        khớp nếu không có giá trị được chỉ định </w:t>
      </w:r>
    </w:p>
    <w:p w14:paraId="3AD38441" w14:textId="7668739E" w:rsidR="00B12F37" w:rsidRPr="00B12F37" w:rsidRDefault="000D2A9C" w:rsidP="000D2A9C">
      <w:pPr>
        <w:jc w:val="left"/>
      </w:pPr>
      <w:r>
        <w:br w:type="page"/>
      </w:r>
    </w:p>
    <w:p w14:paraId="58ED2E45" w14:textId="2FEC2D3D" w:rsidR="00B12F37" w:rsidRPr="000D2A9C" w:rsidRDefault="000D2A9C" w:rsidP="000D2A9C">
      <w:pPr>
        <w:rPr>
          <w:b/>
          <w:bCs/>
        </w:rPr>
      </w:pPr>
      <w:r>
        <w:rPr>
          <w:b/>
          <w:bCs/>
        </w:rPr>
        <w:lastRenderedPageBreak/>
        <w:t xml:space="preserve">Trên giao thức </w:t>
      </w:r>
      <w:r w:rsidR="00B12F37" w:rsidRPr="000D2A9C">
        <w:rPr>
          <w:b/>
          <w:bCs/>
        </w:rPr>
        <w:t xml:space="preserve">TCP </w:t>
      </w:r>
    </w:p>
    <w:p w14:paraId="228C4839" w14:textId="76A784CB" w:rsidR="00B12F37" w:rsidRPr="000D2A9C" w:rsidRDefault="00B12F37" w:rsidP="000D2A9C">
      <w:pPr>
        <w:rPr>
          <w:szCs w:val="28"/>
        </w:rPr>
      </w:pPr>
      <w:r w:rsidRPr="00B12F37">
        <w:rPr>
          <w:rFonts w:eastAsia="Times New Roman"/>
          <w:szCs w:val="28"/>
        </w:rPr>
        <w:t>Sed</w:t>
      </w:r>
      <w:r w:rsidR="000D2A9C">
        <w:rPr>
          <w:rFonts w:eastAsia="Times New Roman"/>
          <w:szCs w:val="28"/>
        </w:rPr>
        <w:t xml:space="preserve">: </w:t>
      </w:r>
      <w:r w:rsidRPr="00B12F37">
        <w:t xml:space="preserve">Là một số ngẫu nhiên được tạo ra ở cả bên nhận và bên gửi gói tin để kiểm tra số thứ tự của các gói tin đến và đi. Máy khách và máy chủ sẽ tự tạo ra một số seq riêng của mình. Khi một gói tin được truyền thì số seq này sẽ tăng lên 1. Seq giúp chúng ta theo dõi được những gì diễn ra khi một dòng dữ liệu được truyền đi. </w:t>
      </w:r>
    </w:p>
    <w:p w14:paraId="055CA772" w14:textId="6EBF89DC" w:rsidR="00B12F37" w:rsidRPr="000D2A9C" w:rsidRDefault="00B12F37" w:rsidP="000D2A9C">
      <w:pPr>
        <w:rPr>
          <w:szCs w:val="28"/>
        </w:rPr>
      </w:pPr>
      <w:r w:rsidRPr="00B12F37">
        <w:rPr>
          <w:rFonts w:eastAsia="Times New Roman"/>
          <w:szCs w:val="28"/>
        </w:rPr>
        <w:t>Ack</w:t>
      </w:r>
      <w:r w:rsidR="000D2A9C">
        <w:rPr>
          <w:rFonts w:eastAsia="Times New Roman"/>
          <w:szCs w:val="28"/>
        </w:rPr>
        <w:t xml:space="preserve">: </w:t>
      </w:r>
      <w:r w:rsidRPr="00B12F37">
        <w:t xml:space="preserve">Được sử dụng để kiểm tra xem gói tin đã được nhận bởi nơi nhận hay chưa trong giao thức kết nối TCP. Số thứ tự của ACK sẽ tăng lên tương ứng với số byte dữ liệu đã được nhận thành công. </w:t>
      </w:r>
    </w:p>
    <w:p w14:paraId="14CC59BF" w14:textId="4E130293" w:rsidR="00B12F37" w:rsidRPr="000D2A9C" w:rsidRDefault="00B12F37" w:rsidP="000D2A9C">
      <w:pPr>
        <w:spacing w:after="0" w:line="312" w:lineRule="auto"/>
        <w:rPr>
          <w:szCs w:val="28"/>
        </w:rPr>
      </w:pPr>
      <w:r w:rsidRPr="00B12F37">
        <w:rPr>
          <w:rFonts w:eastAsia="Times New Roman"/>
          <w:szCs w:val="28"/>
        </w:rPr>
        <w:t>Window</w:t>
      </w:r>
      <w:r w:rsidR="000D2A9C">
        <w:rPr>
          <w:rFonts w:eastAsia="Times New Roman"/>
          <w:szCs w:val="28"/>
        </w:rPr>
        <w:t xml:space="preserve">: </w:t>
      </w:r>
      <w:r w:rsidRPr="00B12F37">
        <w:t xml:space="preserve">Được sử dụng để kiểm tra kích thước của cửa sổ TCP. Kích thước cửa sổ TCP là một cơ chế dùng để kiểm soát các dòng dữ liệu. Cửa sổ được thiết lập bởi người nhận, nó chỉ ra số lượng byte có thể nhận để tránh tình trạng bên nhận bị tràn dữ liệu. Giá trị kích thước của cửa sổ có thể chạy từ 2 đến 65.535 byte. c. ICMP  </w:t>
      </w:r>
    </w:p>
    <w:p w14:paraId="372FBC2E" w14:textId="094D1B30" w:rsidR="00B12F37" w:rsidRPr="000D2A9C" w:rsidRDefault="00B12F37" w:rsidP="000D2A9C">
      <w:pPr>
        <w:rPr>
          <w:szCs w:val="28"/>
        </w:rPr>
      </w:pPr>
      <w:r w:rsidRPr="00B12F37">
        <w:rPr>
          <w:rFonts w:eastAsia="Times New Roman"/>
          <w:szCs w:val="28"/>
        </w:rPr>
        <w:t>Itype</w:t>
      </w:r>
      <w:r w:rsidR="000D2A9C">
        <w:rPr>
          <w:rFonts w:eastAsia="Times New Roman"/>
          <w:szCs w:val="28"/>
        </w:rPr>
        <w:t xml:space="preserve">: </w:t>
      </w:r>
      <w:r w:rsidRPr="00B12F37">
        <w:t xml:space="preserve">Cung cấp cho việc xác định các loại ICMP. Các thông điệp khác nhau sẽ được phân biệt bởi các tên khác nhau hay các giá trị khác nhau.  </w:t>
      </w:r>
    </w:p>
    <w:p w14:paraId="3D52F45F" w14:textId="77777777" w:rsidR="00B12F37" w:rsidRPr="00B12F37" w:rsidRDefault="00B12F37" w:rsidP="000D2A9C">
      <w:r w:rsidRPr="00B12F37">
        <w:t xml:space="preserve">Định dạng của itype như sau: </w:t>
      </w:r>
    </w:p>
    <w:p w14:paraId="3275BB2D" w14:textId="77777777" w:rsidR="00B12F37" w:rsidRPr="00B12F37" w:rsidRDefault="00B12F37" w:rsidP="000D2A9C">
      <w:r w:rsidRPr="00B12F37">
        <w:rPr>
          <w:i/>
        </w:rPr>
        <w:t xml:space="preserve">itype:min&lt;&gt;max;  itype:[&lt;|&gt;]&lt;number&gt;; </w:t>
      </w:r>
    </w:p>
    <w:p w14:paraId="699A7EF1" w14:textId="77777777" w:rsidR="00B12F37" w:rsidRPr="00B12F37" w:rsidRDefault="00B12F37" w:rsidP="000D2A9C">
      <w:r w:rsidRPr="00B12F37">
        <w:t xml:space="preserve"> </w:t>
      </w:r>
    </w:p>
    <w:p w14:paraId="6704DC55" w14:textId="77777777" w:rsidR="00B12F37" w:rsidRPr="00B12F37" w:rsidRDefault="00B12F37" w:rsidP="00B12F37">
      <w:pPr>
        <w:spacing w:after="0"/>
        <w:jc w:val="center"/>
        <w:rPr>
          <w:szCs w:val="28"/>
        </w:rPr>
      </w:pPr>
      <w:r w:rsidRPr="00B12F37">
        <w:rPr>
          <w:noProof/>
          <w:szCs w:val="28"/>
        </w:rPr>
        <w:lastRenderedPageBreak/>
        <w:drawing>
          <wp:inline distT="0" distB="0" distL="0" distR="0" wp14:anchorId="2C8A0BBD" wp14:editId="46F1297A">
            <wp:extent cx="5620513" cy="5469636"/>
            <wp:effectExtent l="0" t="0" r="0" b="0"/>
            <wp:docPr id="12816" name="Picture 12816"/>
            <wp:cNvGraphicFramePr/>
            <a:graphic xmlns:a="http://schemas.openxmlformats.org/drawingml/2006/main">
              <a:graphicData uri="http://schemas.openxmlformats.org/drawingml/2006/picture">
                <pic:pic xmlns:pic="http://schemas.openxmlformats.org/drawingml/2006/picture">
                  <pic:nvPicPr>
                    <pic:cNvPr id="12816" name="Picture 12816"/>
                    <pic:cNvPicPr/>
                  </pic:nvPicPr>
                  <pic:blipFill>
                    <a:blip r:embed="rId39"/>
                    <a:stretch>
                      <a:fillRect/>
                    </a:stretch>
                  </pic:blipFill>
                  <pic:spPr>
                    <a:xfrm>
                      <a:off x="0" y="0"/>
                      <a:ext cx="5620513" cy="5469636"/>
                    </a:xfrm>
                    <a:prstGeom prst="rect">
                      <a:avLst/>
                    </a:prstGeom>
                  </pic:spPr>
                </pic:pic>
              </a:graphicData>
            </a:graphic>
          </wp:inline>
        </w:drawing>
      </w:r>
    </w:p>
    <w:p w14:paraId="4085A197" w14:textId="77777777" w:rsidR="00B12F37" w:rsidRPr="00B12F37" w:rsidRDefault="00B12F37" w:rsidP="00B12F37">
      <w:pPr>
        <w:pStyle w:val="Caption"/>
        <w:tabs>
          <w:tab w:val="left" w:pos="1620"/>
        </w:tabs>
        <w:rPr>
          <w:i w:val="0"/>
          <w:szCs w:val="28"/>
        </w:rPr>
      </w:pPr>
      <w:bookmarkStart w:id="208" w:name="_Toc122772797"/>
      <w:r w:rsidRPr="00B12F37">
        <w:rPr>
          <w:i w:val="0"/>
          <w:szCs w:val="28"/>
        </w:rPr>
        <w:t xml:space="preserve">Hình </w:t>
      </w:r>
      <w:r w:rsidRPr="00B12F37">
        <w:rPr>
          <w:i w:val="0"/>
          <w:szCs w:val="28"/>
        </w:rPr>
        <w:fldChar w:fldCharType="begin"/>
      </w:r>
      <w:r w:rsidRPr="00B12F37">
        <w:rPr>
          <w:i w:val="0"/>
          <w:szCs w:val="28"/>
        </w:rPr>
        <w:instrText xml:space="preserve"> SEQ Hình \* ARABIC </w:instrText>
      </w:r>
      <w:r w:rsidRPr="00B12F37">
        <w:rPr>
          <w:i w:val="0"/>
          <w:szCs w:val="28"/>
        </w:rPr>
        <w:fldChar w:fldCharType="separate"/>
      </w:r>
      <w:r w:rsidRPr="00B12F37">
        <w:rPr>
          <w:i w:val="0"/>
          <w:noProof/>
          <w:szCs w:val="28"/>
        </w:rPr>
        <w:t>25</w:t>
      </w:r>
      <w:r w:rsidRPr="00B12F37">
        <w:rPr>
          <w:i w:val="0"/>
          <w:szCs w:val="28"/>
        </w:rPr>
        <w:fldChar w:fldCharType="end"/>
      </w:r>
      <w:r w:rsidRPr="00B12F37">
        <w:rPr>
          <w:i w:val="0"/>
          <w:szCs w:val="28"/>
        </w:rPr>
        <w:t xml:space="preserve"> Bảng type của ICMP Header</w:t>
      </w:r>
      <w:bookmarkEnd w:id="208"/>
    </w:p>
    <w:p w14:paraId="28C4724C" w14:textId="2A47110A" w:rsidR="00B12F37" w:rsidRPr="000D2A9C" w:rsidRDefault="00B12F37" w:rsidP="009E3C62">
      <w:pPr>
        <w:rPr>
          <w:szCs w:val="28"/>
        </w:rPr>
      </w:pPr>
      <w:r w:rsidRPr="00B12F37">
        <w:rPr>
          <w:rFonts w:eastAsia="Times New Roman"/>
          <w:szCs w:val="28"/>
        </w:rPr>
        <w:t>Icode</w:t>
      </w:r>
      <w:r w:rsidR="000D2A9C">
        <w:rPr>
          <w:rFonts w:eastAsia="Times New Roman"/>
          <w:szCs w:val="28"/>
        </w:rPr>
        <w:t xml:space="preserve">: </w:t>
      </w:r>
      <w:r w:rsidRPr="00B12F37">
        <w:t xml:space="preserve">Cho phép xác định mã của từng ICMP để làm rõ hơn cho từng gói tin ICMP. Định dạng của icode như sau: </w:t>
      </w:r>
    </w:p>
    <w:p w14:paraId="13619CBD" w14:textId="77777777" w:rsidR="00B12F37" w:rsidRPr="00B12F37" w:rsidRDefault="00B12F37" w:rsidP="009E3C62">
      <w:pPr>
        <w:rPr>
          <w:szCs w:val="28"/>
        </w:rPr>
      </w:pPr>
      <w:r w:rsidRPr="00B12F37">
        <w:rPr>
          <w:rFonts w:eastAsia="Times New Roman"/>
          <w:i/>
          <w:szCs w:val="28"/>
        </w:rPr>
        <w:t xml:space="preserve">icode:min&lt;&gt;max;  icode:[&lt;|&gt;]&lt;number&gt;; </w:t>
      </w:r>
    </w:p>
    <w:p w14:paraId="22C6AAF2" w14:textId="77777777" w:rsidR="00B12F37" w:rsidRPr="00B12F37" w:rsidRDefault="00B12F37" w:rsidP="009E3C62">
      <w:pPr>
        <w:rPr>
          <w:szCs w:val="28"/>
        </w:rPr>
      </w:pPr>
      <w:r w:rsidRPr="00B12F37">
        <w:rPr>
          <w:rFonts w:eastAsia="Times New Roman"/>
          <w:b/>
          <w:i/>
          <w:szCs w:val="28"/>
        </w:rPr>
        <w:t xml:space="preserve"> </w:t>
      </w:r>
    </w:p>
    <w:p w14:paraId="120F8BDB" w14:textId="09589925" w:rsidR="00B12F37" w:rsidRPr="009E3C62" w:rsidRDefault="00B12F37" w:rsidP="009E3C62">
      <w:pPr>
        <w:rPr>
          <w:szCs w:val="28"/>
        </w:rPr>
      </w:pPr>
      <w:r w:rsidRPr="00B12F37">
        <w:rPr>
          <w:rFonts w:eastAsia="Times New Roman"/>
          <w:szCs w:val="28"/>
        </w:rPr>
        <w:t xml:space="preserve">Icmp_id </w:t>
      </w:r>
      <w:r w:rsidR="009E3C62">
        <w:rPr>
          <w:szCs w:val="28"/>
        </w:rPr>
        <w:t xml:space="preserve">: </w:t>
      </w:r>
      <w:r w:rsidRPr="00B12F37">
        <w:t xml:space="preserve">Mỗi gói tin ICMP có một giá trị ID khi chúng được gửi. Tại thời điểm đó, người nhận sẽ trả lại tin nhắn với cùng một giá trị ID để người gửi sẽ nhận ra và kết nối nó đúng với yêu cầu ICMP đã gửi trước đó. Định dạng của một icmp_id như sau: </w:t>
      </w:r>
    </w:p>
    <w:p w14:paraId="7974FAD1" w14:textId="77777777" w:rsidR="00B12F37" w:rsidRPr="009E3C62" w:rsidRDefault="00B12F37" w:rsidP="009E3C62">
      <w:pPr>
        <w:rPr>
          <w:i/>
          <w:iCs/>
        </w:rPr>
      </w:pPr>
      <w:r w:rsidRPr="009E3C62">
        <w:rPr>
          <w:i/>
          <w:iCs/>
        </w:rPr>
        <w:t xml:space="preserve">icmp_id:&lt;number&gt;; </w:t>
      </w:r>
    </w:p>
    <w:p w14:paraId="4A917C77" w14:textId="695A3E6F" w:rsidR="00B12F37" w:rsidRPr="009E3C62" w:rsidRDefault="00B12F37" w:rsidP="009E3C62">
      <w:r w:rsidRPr="00B12F37">
        <w:lastRenderedPageBreak/>
        <w:t>Icmp_seq</w:t>
      </w:r>
      <w:r w:rsidR="009E3C62">
        <w:t xml:space="preserve">: </w:t>
      </w:r>
      <w:r w:rsidRPr="009E3C62">
        <w:t xml:space="preserve">Được sử dụng để kiểm tra số thứ tự của ICMP. Định dạng của icmp_seq như sau: </w:t>
      </w:r>
    </w:p>
    <w:p w14:paraId="4A60AEB5" w14:textId="77777777" w:rsidR="00B12F37" w:rsidRPr="009E3C62" w:rsidRDefault="00B12F37" w:rsidP="009E3C62">
      <w:pPr>
        <w:rPr>
          <w:i/>
          <w:iCs/>
        </w:rPr>
      </w:pPr>
      <w:r w:rsidRPr="009E3C62">
        <w:rPr>
          <w:i/>
          <w:iCs/>
        </w:rPr>
        <w:t xml:space="preserve">icmp_seq:&lt;number&gt;; </w:t>
      </w:r>
    </w:p>
    <w:p w14:paraId="7A1B288C" w14:textId="77777777" w:rsidR="00B12F37" w:rsidRPr="00B12F37" w:rsidRDefault="00B12F37" w:rsidP="00B12F37">
      <w:pPr>
        <w:numPr>
          <w:ilvl w:val="0"/>
          <w:numId w:val="52"/>
        </w:numPr>
        <w:spacing w:after="0" w:line="312" w:lineRule="auto"/>
        <w:ind w:left="567" w:hanging="567"/>
        <w:rPr>
          <w:szCs w:val="28"/>
        </w:rPr>
      </w:pPr>
      <w:r w:rsidRPr="00B12F37">
        <w:rPr>
          <w:rFonts w:eastAsia="Times New Roman"/>
          <w:szCs w:val="28"/>
        </w:rPr>
        <w:t xml:space="preserve">HTTP </w:t>
      </w:r>
    </w:p>
    <w:tbl>
      <w:tblPr>
        <w:tblStyle w:val="TableGrid"/>
        <w:tblW w:w="0" w:type="auto"/>
        <w:tblLook w:val="04A0" w:firstRow="1" w:lastRow="0" w:firstColumn="1" w:lastColumn="0" w:noHBand="0" w:noVBand="1"/>
      </w:tblPr>
      <w:tblGrid>
        <w:gridCol w:w="2332"/>
        <w:gridCol w:w="7063"/>
      </w:tblGrid>
      <w:tr w:rsidR="00B12F37" w:rsidRPr="00B12F37" w14:paraId="1A267696" w14:textId="77777777" w:rsidTr="00BA0D57">
        <w:tc>
          <w:tcPr>
            <w:tcW w:w="1975" w:type="dxa"/>
          </w:tcPr>
          <w:p w14:paraId="7EEF780B" w14:textId="77777777" w:rsidR="00B12F37" w:rsidRPr="00B12F37" w:rsidRDefault="00B12F37" w:rsidP="00BA0D57">
            <w:pPr>
              <w:spacing w:line="312" w:lineRule="auto"/>
              <w:rPr>
                <w:szCs w:val="28"/>
              </w:rPr>
            </w:pPr>
            <w:r w:rsidRPr="00B12F37">
              <w:rPr>
                <w:b/>
                <w:szCs w:val="28"/>
              </w:rPr>
              <w:t xml:space="preserve">http_method </w:t>
            </w:r>
          </w:p>
        </w:tc>
        <w:tc>
          <w:tcPr>
            <w:tcW w:w="7965" w:type="dxa"/>
          </w:tcPr>
          <w:p w14:paraId="43DD417F" w14:textId="77777777" w:rsidR="00B12F37" w:rsidRPr="00B12F37" w:rsidRDefault="00B12F37" w:rsidP="00BA0D57">
            <w:pPr>
              <w:spacing w:line="312" w:lineRule="auto"/>
              <w:rPr>
                <w:szCs w:val="28"/>
              </w:rPr>
            </w:pPr>
            <w:r w:rsidRPr="00B12F37">
              <w:rPr>
                <w:szCs w:val="28"/>
              </w:rPr>
              <w:t xml:space="preserve">Chỉ ra các phương thức được áp dụng với các request http. Các phương thức http: GET, POST, PUT, HEAD, DELETE, TRACE, OPTIONS, CONNECT và PATCH. </w:t>
            </w:r>
          </w:p>
        </w:tc>
      </w:tr>
      <w:tr w:rsidR="00B12F37" w:rsidRPr="00B12F37" w14:paraId="5ACBEFC6" w14:textId="77777777" w:rsidTr="00BA0D57">
        <w:tc>
          <w:tcPr>
            <w:tcW w:w="1975" w:type="dxa"/>
          </w:tcPr>
          <w:p w14:paraId="50A01CFA" w14:textId="77777777" w:rsidR="00B12F37" w:rsidRPr="00B12F37" w:rsidRDefault="00B12F37" w:rsidP="00BA0D57">
            <w:pPr>
              <w:spacing w:line="312" w:lineRule="auto"/>
              <w:rPr>
                <w:szCs w:val="28"/>
              </w:rPr>
            </w:pPr>
            <w:r w:rsidRPr="00B12F37">
              <w:rPr>
                <w:b/>
                <w:szCs w:val="28"/>
              </w:rPr>
              <w:t xml:space="preserve">http_uri  http_raw_uri </w:t>
            </w:r>
          </w:p>
        </w:tc>
        <w:tc>
          <w:tcPr>
            <w:tcW w:w="7965" w:type="dxa"/>
          </w:tcPr>
          <w:p w14:paraId="29847D69" w14:textId="77777777" w:rsidR="00B12F37" w:rsidRPr="00B12F37" w:rsidRDefault="00B12F37" w:rsidP="00BA0D57">
            <w:pPr>
              <w:spacing w:line="312" w:lineRule="auto"/>
              <w:rPr>
                <w:szCs w:val="28"/>
              </w:rPr>
            </w:pPr>
            <w:r w:rsidRPr="00B12F37">
              <w:rPr>
                <w:szCs w:val="28"/>
              </w:rPr>
              <w:t xml:space="preserve">Chỉ ra đường dẫn tới nơi chứa nội dung yêu cầu. </w:t>
            </w:r>
          </w:p>
        </w:tc>
      </w:tr>
      <w:tr w:rsidR="00B12F37" w:rsidRPr="00B12F37" w14:paraId="578E7D5C" w14:textId="77777777" w:rsidTr="00BA0D57">
        <w:tc>
          <w:tcPr>
            <w:tcW w:w="1975" w:type="dxa"/>
          </w:tcPr>
          <w:p w14:paraId="5CBA5578" w14:textId="77777777" w:rsidR="00B12F37" w:rsidRPr="00B12F37" w:rsidRDefault="00B12F37" w:rsidP="00BA0D57">
            <w:pPr>
              <w:spacing w:line="312" w:lineRule="auto"/>
              <w:rPr>
                <w:szCs w:val="28"/>
              </w:rPr>
            </w:pPr>
            <w:r w:rsidRPr="00B12F37">
              <w:rPr>
                <w:b/>
                <w:szCs w:val="28"/>
              </w:rPr>
              <w:t xml:space="preserve">http_header </w:t>
            </w:r>
          </w:p>
        </w:tc>
        <w:tc>
          <w:tcPr>
            <w:tcW w:w="7965" w:type="dxa"/>
          </w:tcPr>
          <w:p w14:paraId="736DD4ED" w14:textId="77777777" w:rsidR="00B12F37" w:rsidRPr="00B12F37" w:rsidRDefault="00B12F37" w:rsidP="00BA0D57">
            <w:pPr>
              <w:spacing w:line="312" w:lineRule="auto"/>
              <w:rPr>
                <w:szCs w:val="28"/>
              </w:rPr>
            </w:pPr>
            <w:r w:rsidRPr="00B12F37">
              <w:rPr>
                <w:szCs w:val="28"/>
              </w:rPr>
              <w:t xml:space="preserve">Chỉ ra phương thức sử dụng, địa chỉ cần truy cập tới và tình trạng kết nối. </w:t>
            </w:r>
          </w:p>
        </w:tc>
      </w:tr>
      <w:tr w:rsidR="00B12F37" w:rsidRPr="00B12F37" w14:paraId="66A9B964" w14:textId="77777777" w:rsidTr="00BA0D57">
        <w:tc>
          <w:tcPr>
            <w:tcW w:w="1975" w:type="dxa"/>
          </w:tcPr>
          <w:p w14:paraId="106C169B" w14:textId="77777777" w:rsidR="00B12F37" w:rsidRPr="00B12F37" w:rsidRDefault="00B12F37" w:rsidP="00BA0D57">
            <w:pPr>
              <w:spacing w:line="312" w:lineRule="auto"/>
              <w:rPr>
                <w:szCs w:val="28"/>
              </w:rPr>
            </w:pPr>
            <w:r w:rsidRPr="00B12F37">
              <w:rPr>
                <w:b/>
                <w:szCs w:val="28"/>
              </w:rPr>
              <w:t xml:space="preserve">http_user_agent </w:t>
            </w:r>
          </w:p>
        </w:tc>
        <w:tc>
          <w:tcPr>
            <w:tcW w:w="7965" w:type="dxa"/>
          </w:tcPr>
          <w:p w14:paraId="1DABE62B" w14:textId="77777777" w:rsidR="00B12F37" w:rsidRPr="00B12F37" w:rsidRDefault="00B12F37" w:rsidP="00BA0D57">
            <w:pPr>
              <w:spacing w:line="312" w:lineRule="auto"/>
              <w:rPr>
                <w:szCs w:val="28"/>
              </w:rPr>
            </w:pPr>
            <w:r w:rsidRPr="00B12F37">
              <w:rPr>
                <w:szCs w:val="28"/>
              </w:rPr>
              <w:t xml:space="preserve">Là một phần của http_header, chỉ ra thông tin về trình duyệt của người dùng. </w:t>
            </w:r>
          </w:p>
        </w:tc>
      </w:tr>
      <w:tr w:rsidR="00B12F37" w:rsidRPr="00B12F37" w14:paraId="4A0E941F" w14:textId="77777777" w:rsidTr="00BA0D57">
        <w:tc>
          <w:tcPr>
            <w:tcW w:w="1975" w:type="dxa"/>
          </w:tcPr>
          <w:p w14:paraId="183A0CE5" w14:textId="77777777" w:rsidR="00B12F37" w:rsidRPr="00B12F37" w:rsidRDefault="00B12F37" w:rsidP="00BA0D57">
            <w:pPr>
              <w:spacing w:line="312" w:lineRule="auto"/>
              <w:rPr>
                <w:szCs w:val="28"/>
              </w:rPr>
            </w:pPr>
            <w:r w:rsidRPr="00B12F37">
              <w:rPr>
                <w:b/>
                <w:szCs w:val="28"/>
              </w:rPr>
              <w:t xml:space="preserve">http_client_body </w:t>
            </w:r>
          </w:p>
        </w:tc>
        <w:tc>
          <w:tcPr>
            <w:tcW w:w="7965" w:type="dxa"/>
          </w:tcPr>
          <w:p w14:paraId="060D5F53" w14:textId="77777777" w:rsidR="00B12F37" w:rsidRPr="00B12F37" w:rsidRDefault="00B12F37" w:rsidP="00BA0D57">
            <w:pPr>
              <w:spacing w:line="312" w:lineRule="auto"/>
              <w:rPr>
                <w:szCs w:val="28"/>
              </w:rPr>
            </w:pPr>
            <w:r w:rsidRPr="00B12F37">
              <w:rPr>
                <w:szCs w:val="28"/>
              </w:rPr>
              <w:t xml:space="preserve">Chỉ ra các yêu cầu của máy trạm </w:t>
            </w:r>
          </w:p>
        </w:tc>
      </w:tr>
      <w:tr w:rsidR="00B12F37" w:rsidRPr="00B12F37" w14:paraId="6EB5E2A9" w14:textId="77777777" w:rsidTr="00BA0D57">
        <w:tc>
          <w:tcPr>
            <w:tcW w:w="1975" w:type="dxa"/>
          </w:tcPr>
          <w:p w14:paraId="2C55401B" w14:textId="77777777" w:rsidR="00B12F37" w:rsidRPr="00B12F37" w:rsidRDefault="00B12F37" w:rsidP="00BA0D57">
            <w:pPr>
              <w:spacing w:line="312" w:lineRule="auto"/>
              <w:rPr>
                <w:szCs w:val="28"/>
              </w:rPr>
            </w:pPr>
            <w:r w:rsidRPr="00B12F37">
              <w:rPr>
                <w:b/>
                <w:szCs w:val="28"/>
              </w:rPr>
              <w:t xml:space="preserve">http_stat_code </w:t>
            </w:r>
          </w:p>
        </w:tc>
        <w:tc>
          <w:tcPr>
            <w:tcW w:w="7965" w:type="dxa"/>
          </w:tcPr>
          <w:p w14:paraId="5D89134A" w14:textId="77777777" w:rsidR="00B12F37" w:rsidRPr="00B12F37" w:rsidRDefault="00B12F37" w:rsidP="00BA0D57">
            <w:pPr>
              <w:spacing w:line="312" w:lineRule="auto"/>
              <w:rPr>
                <w:szCs w:val="28"/>
              </w:rPr>
            </w:pPr>
            <w:r w:rsidRPr="00B12F37">
              <w:rPr>
                <w:szCs w:val="28"/>
              </w:rPr>
              <w:t xml:space="preserve">Chỉ ra mã trạng thái của server mà máy trạm yêu cầu kết nối tới. </w:t>
            </w:r>
          </w:p>
        </w:tc>
      </w:tr>
      <w:tr w:rsidR="00B12F37" w:rsidRPr="00B12F37" w14:paraId="6B43B7D1" w14:textId="77777777" w:rsidTr="00BA0D57">
        <w:tc>
          <w:tcPr>
            <w:tcW w:w="1975" w:type="dxa"/>
          </w:tcPr>
          <w:p w14:paraId="52C552FF" w14:textId="77777777" w:rsidR="00B12F37" w:rsidRPr="00B12F37" w:rsidRDefault="00B12F37" w:rsidP="00BA0D57">
            <w:pPr>
              <w:spacing w:line="312" w:lineRule="auto"/>
              <w:rPr>
                <w:szCs w:val="28"/>
              </w:rPr>
            </w:pPr>
            <w:r w:rsidRPr="00B12F37">
              <w:rPr>
                <w:b/>
                <w:szCs w:val="28"/>
              </w:rPr>
              <w:t xml:space="preserve">http_stat_msg </w:t>
            </w:r>
          </w:p>
        </w:tc>
        <w:tc>
          <w:tcPr>
            <w:tcW w:w="7965" w:type="dxa"/>
          </w:tcPr>
          <w:p w14:paraId="770DE629" w14:textId="77777777" w:rsidR="00B12F37" w:rsidRPr="00B12F37" w:rsidRDefault="00B12F37" w:rsidP="00BA0D57">
            <w:pPr>
              <w:spacing w:line="312" w:lineRule="auto"/>
              <w:rPr>
                <w:szCs w:val="28"/>
              </w:rPr>
            </w:pPr>
            <w:r w:rsidRPr="00B12F37">
              <w:rPr>
                <w:szCs w:val="28"/>
              </w:rPr>
              <w:t xml:space="preserve">Các dòng tin thông báo về tình trạng máy chủ, hay tình trạng về việc đáp ứng các yêu cầu kết nối của máy trạm. </w:t>
            </w:r>
          </w:p>
        </w:tc>
      </w:tr>
      <w:tr w:rsidR="00B12F37" w:rsidRPr="00B12F37" w14:paraId="4DBC9FA6" w14:textId="77777777" w:rsidTr="00BA0D57">
        <w:tc>
          <w:tcPr>
            <w:tcW w:w="1975" w:type="dxa"/>
          </w:tcPr>
          <w:p w14:paraId="1FEFAFC2" w14:textId="77777777" w:rsidR="00B12F37" w:rsidRPr="00B12F37" w:rsidRDefault="00B12F37" w:rsidP="00BA0D57">
            <w:pPr>
              <w:spacing w:line="312" w:lineRule="auto"/>
              <w:rPr>
                <w:szCs w:val="28"/>
              </w:rPr>
            </w:pPr>
            <w:r w:rsidRPr="00B12F37">
              <w:rPr>
                <w:b/>
                <w:szCs w:val="28"/>
              </w:rPr>
              <w:t xml:space="preserve">http_server_body </w:t>
            </w:r>
          </w:p>
          <w:p w14:paraId="49366F6E" w14:textId="77777777" w:rsidR="00B12F37" w:rsidRPr="00B12F37" w:rsidRDefault="00B12F37" w:rsidP="00BA0D57">
            <w:pPr>
              <w:spacing w:line="312" w:lineRule="auto"/>
              <w:rPr>
                <w:szCs w:val="28"/>
              </w:rPr>
            </w:pPr>
            <w:r w:rsidRPr="00B12F37">
              <w:rPr>
                <w:b/>
                <w:szCs w:val="28"/>
              </w:rPr>
              <w:t xml:space="preserve"> </w:t>
            </w:r>
          </w:p>
        </w:tc>
        <w:tc>
          <w:tcPr>
            <w:tcW w:w="7965" w:type="dxa"/>
          </w:tcPr>
          <w:p w14:paraId="485DB384" w14:textId="77777777" w:rsidR="00B12F37" w:rsidRPr="00B12F37" w:rsidRDefault="00B12F37" w:rsidP="00BA0D57">
            <w:pPr>
              <w:spacing w:line="312" w:lineRule="auto"/>
              <w:rPr>
                <w:szCs w:val="28"/>
              </w:rPr>
            </w:pPr>
            <w:r w:rsidRPr="00B12F37">
              <w:rPr>
                <w:szCs w:val="28"/>
              </w:rPr>
              <w:t xml:space="preserve">Chỉ ra nội dung đáp trả các yêu cầu từ máy trạm của máy chủ. </w:t>
            </w:r>
          </w:p>
        </w:tc>
      </w:tr>
      <w:tr w:rsidR="00B12F37" w:rsidRPr="00B12F37" w14:paraId="4FADE6D4" w14:textId="77777777" w:rsidTr="00BA0D57">
        <w:tc>
          <w:tcPr>
            <w:tcW w:w="1975" w:type="dxa"/>
          </w:tcPr>
          <w:p w14:paraId="58459532" w14:textId="77777777" w:rsidR="00B12F37" w:rsidRPr="00B12F37" w:rsidRDefault="00B12F37" w:rsidP="00BA0D57">
            <w:pPr>
              <w:spacing w:line="312" w:lineRule="auto"/>
              <w:rPr>
                <w:szCs w:val="28"/>
              </w:rPr>
            </w:pPr>
            <w:r w:rsidRPr="00B12F37">
              <w:rPr>
                <w:b/>
                <w:szCs w:val="28"/>
              </w:rPr>
              <w:t xml:space="preserve">File_data </w:t>
            </w:r>
          </w:p>
        </w:tc>
        <w:tc>
          <w:tcPr>
            <w:tcW w:w="7965" w:type="dxa"/>
          </w:tcPr>
          <w:p w14:paraId="00797C9B" w14:textId="77777777" w:rsidR="00B12F37" w:rsidRPr="00B12F37" w:rsidRDefault="00B12F37" w:rsidP="00BA0D57">
            <w:pPr>
              <w:spacing w:line="312" w:lineRule="auto"/>
              <w:rPr>
                <w:szCs w:val="28"/>
              </w:rPr>
            </w:pPr>
            <w:r w:rsidRPr="00B12F37">
              <w:rPr>
                <w:szCs w:val="28"/>
              </w:rPr>
              <w:t xml:space="preserve">Chỉ ra nội dung, đường dẫn tới file chứa dữ liệu được yêu cầu. </w:t>
            </w:r>
          </w:p>
        </w:tc>
      </w:tr>
    </w:tbl>
    <w:p w14:paraId="5D7D2669" w14:textId="77777777" w:rsidR="00B12F37" w:rsidRPr="00B12F37" w:rsidRDefault="00B12F37" w:rsidP="00B12F37">
      <w:pPr>
        <w:spacing w:after="0"/>
        <w:rPr>
          <w:szCs w:val="28"/>
        </w:rPr>
      </w:pPr>
    </w:p>
    <w:p w14:paraId="253775D2" w14:textId="77777777" w:rsidR="00B12F37" w:rsidRPr="009E3C62" w:rsidRDefault="00B12F37" w:rsidP="009E3C62">
      <w:pPr>
        <w:rPr>
          <w:b/>
          <w:bCs/>
        </w:rPr>
      </w:pPr>
      <w:r w:rsidRPr="009E3C62">
        <w:rPr>
          <w:b/>
          <w:bCs/>
        </w:rPr>
        <w:t xml:space="preserve">Flow  </w:t>
      </w:r>
    </w:p>
    <w:p w14:paraId="7D9D8BB5" w14:textId="00D7D6D3" w:rsidR="00B12F37" w:rsidRPr="009E3C62" w:rsidRDefault="00B12F37" w:rsidP="009E3C62">
      <w:pPr>
        <w:rPr>
          <w:szCs w:val="28"/>
        </w:rPr>
      </w:pPr>
      <w:r w:rsidRPr="00B12F37">
        <w:rPr>
          <w:rFonts w:eastAsia="Times New Roman"/>
          <w:szCs w:val="28"/>
        </w:rPr>
        <w:t xml:space="preserve">Flowbits </w:t>
      </w:r>
      <w:r w:rsidR="009E3C62">
        <w:rPr>
          <w:szCs w:val="28"/>
        </w:rPr>
        <w:t xml:space="preserve">: </w:t>
      </w:r>
      <w:r w:rsidRPr="00B12F37">
        <w:t xml:space="preserve">Gồm 2 phần, phần đầu mô tả các hành động được thực hiện, phần thứ 2 là tên của flowbit. Các hành động của flowbit: </w:t>
      </w:r>
    </w:p>
    <w:tbl>
      <w:tblPr>
        <w:tblStyle w:val="TableGrid0"/>
        <w:tblW w:w="9069" w:type="dxa"/>
        <w:tblInd w:w="288" w:type="dxa"/>
        <w:tblCellMar>
          <w:top w:w="16" w:type="dxa"/>
        </w:tblCellMar>
        <w:tblLook w:val="04A0" w:firstRow="1" w:lastRow="0" w:firstColumn="1" w:lastColumn="0" w:noHBand="0" w:noVBand="1"/>
      </w:tblPr>
      <w:tblGrid>
        <w:gridCol w:w="2864"/>
        <w:gridCol w:w="6205"/>
      </w:tblGrid>
      <w:tr w:rsidR="00B12F37" w:rsidRPr="00B12F37" w14:paraId="3F7088C7" w14:textId="77777777" w:rsidTr="00BA0D57">
        <w:trPr>
          <w:trHeight w:val="458"/>
        </w:trPr>
        <w:tc>
          <w:tcPr>
            <w:tcW w:w="2864" w:type="dxa"/>
            <w:tcBorders>
              <w:top w:val="single" w:sz="4" w:space="0" w:color="000000"/>
              <w:left w:val="single" w:sz="4" w:space="0" w:color="000000"/>
              <w:bottom w:val="single" w:sz="4" w:space="0" w:color="000000"/>
              <w:right w:val="single" w:sz="4" w:space="0" w:color="000000"/>
            </w:tcBorders>
          </w:tcPr>
          <w:p w14:paraId="20059FC8" w14:textId="77777777" w:rsidR="00B12F37" w:rsidRPr="00B12F37" w:rsidRDefault="00B12F37" w:rsidP="00BA0D57">
            <w:pPr>
              <w:ind w:left="108"/>
              <w:rPr>
                <w:szCs w:val="28"/>
              </w:rPr>
            </w:pPr>
            <w:r w:rsidRPr="00B12F37">
              <w:rPr>
                <w:rFonts w:eastAsia="Times New Roman" w:cs="Times New Roman"/>
                <w:b/>
                <w:szCs w:val="28"/>
              </w:rPr>
              <w:t xml:space="preserve">flowbits: set, name           </w:t>
            </w:r>
          </w:p>
        </w:tc>
        <w:tc>
          <w:tcPr>
            <w:tcW w:w="6205" w:type="dxa"/>
            <w:tcBorders>
              <w:top w:val="single" w:sz="4" w:space="0" w:color="000000"/>
              <w:left w:val="single" w:sz="4" w:space="0" w:color="000000"/>
              <w:bottom w:val="single" w:sz="4" w:space="0" w:color="000000"/>
              <w:right w:val="single" w:sz="4" w:space="0" w:color="000000"/>
            </w:tcBorders>
          </w:tcPr>
          <w:p w14:paraId="12CF8D68" w14:textId="77777777" w:rsidR="00B12F37" w:rsidRPr="00B12F37" w:rsidRDefault="00B12F37" w:rsidP="00BA0D57">
            <w:pPr>
              <w:ind w:left="106"/>
              <w:rPr>
                <w:szCs w:val="28"/>
              </w:rPr>
            </w:pPr>
            <w:r w:rsidRPr="00B12F37">
              <w:rPr>
                <w:rFonts w:eastAsia="Times New Roman" w:cs="Times New Roman"/>
                <w:szCs w:val="28"/>
              </w:rPr>
              <w:t xml:space="preserve">Được dùng để thiết lập các điều kiện/tên cho các flow. </w:t>
            </w:r>
          </w:p>
        </w:tc>
      </w:tr>
      <w:tr w:rsidR="00B12F37" w:rsidRPr="00B12F37" w14:paraId="0C789889" w14:textId="77777777" w:rsidTr="00BA0D57">
        <w:trPr>
          <w:trHeight w:val="1354"/>
        </w:trPr>
        <w:tc>
          <w:tcPr>
            <w:tcW w:w="2864" w:type="dxa"/>
            <w:tcBorders>
              <w:top w:val="single" w:sz="4" w:space="0" w:color="000000"/>
              <w:left w:val="single" w:sz="4" w:space="0" w:color="000000"/>
              <w:bottom w:val="single" w:sz="4" w:space="0" w:color="000000"/>
              <w:right w:val="single" w:sz="4" w:space="0" w:color="000000"/>
            </w:tcBorders>
          </w:tcPr>
          <w:p w14:paraId="5B3C0465" w14:textId="77777777" w:rsidR="00B12F37" w:rsidRPr="00B12F37" w:rsidRDefault="00B12F37" w:rsidP="00BA0D57">
            <w:pPr>
              <w:ind w:left="108"/>
              <w:rPr>
                <w:szCs w:val="28"/>
              </w:rPr>
            </w:pPr>
            <w:r w:rsidRPr="00B12F37">
              <w:rPr>
                <w:rFonts w:eastAsia="Times New Roman" w:cs="Times New Roman"/>
                <w:b/>
                <w:szCs w:val="28"/>
              </w:rPr>
              <w:t xml:space="preserve">flowbits: isset, name        </w:t>
            </w:r>
          </w:p>
        </w:tc>
        <w:tc>
          <w:tcPr>
            <w:tcW w:w="6205" w:type="dxa"/>
            <w:tcBorders>
              <w:top w:val="single" w:sz="4" w:space="0" w:color="000000"/>
              <w:left w:val="single" w:sz="4" w:space="0" w:color="000000"/>
              <w:bottom w:val="single" w:sz="4" w:space="0" w:color="000000"/>
              <w:right w:val="single" w:sz="4" w:space="0" w:color="000000"/>
            </w:tcBorders>
          </w:tcPr>
          <w:p w14:paraId="2881892F" w14:textId="77777777" w:rsidR="00B12F37" w:rsidRPr="00B12F37" w:rsidRDefault="00B12F37" w:rsidP="00BA0D57">
            <w:pPr>
              <w:ind w:left="106" w:right="110"/>
              <w:rPr>
                <w:szCs w:val="28"/>
              </w:rPr>
            </w:pPr>
            <w:r w:rsidRPr="00B12F37">
              <w:rPr>
                <w:rFonts w:eastAsia="Times New Roman" w:cs="Times New Roman"/>
                <w:szCs w:val="28"/>
              </w:rPr>
              <w:t xml:space="preserve">Có thể được sử dụng trong các luật để đảm bảo   rằng sẽ tạo ra một cảnh báo khi các luật là phù hợp và các điều kiện sẽ được thiết lập trong flow. </w:t>
            </w:r>
          </w:p>
        </w:tc>
      </w:tr>
      <w:tr w:rsidR="00B12F37" w:rsidRPr="00B12F37" w14:paraId="5FFCAE21" w14:textId="77777777" w:rsidTr="00BA0D57">
        <w:trPr>
          <w:trHeight w:val="459"/>
        </w:trPr>
        <w:tc>
          <w:tcPr>
            <w:tcW w:w="2864" w:type="dxa"/>
            <w:tcBorders>
              <w:top w:val="single" w:sz="4" w:space="0" w:color="000000"/>
              <w:left w:val="single" w:sz="4" w:space="0" w:color="000000"/>
              <w:bottom w:val="single" w:sz="4" w:space="0" w:color="000000"/>
              <w:right w:val="single" w:sz="4" w:space="0" w:color="000000"/>
            </w:tcBorders>
          </w:tcPr>
          <w:p w14:paraId="098065B0" w14:textId="77777777" w:rsidR="00B12F37" w:rsidRPr="00B12F37" w:rsidRDefault="00B12F37" w:rsidP="00BA0D57">
            <w:pPr>
              <w:ind w:left="108"/>
              <w:rPr>
                <w:szCs w:val="28"/>
              </w:rPr>
            </w:pPr>
            <w:r w:rsidRPr="00B12F37">
              <w:rPr>
                <w:rFonts w:eastAsia="Times New Roman" w:cs="Times New Roman"/>
                <w:b/>
                <w:szCs w:val="28"/>
              </w:rPr>
              <w:lastRenderedPageBreak/>
              <w:t xml:space="preserve">flowbits: toggle, name     </w:t>
            </w:r>
          </w:p>
        </w:tc>
        <w:tc>
          <w:tcPr>
            <w:tcW w:w="6205" w:type="dxa"/>
            <w:tcBorders>
              <w:top w:val="single" w:sz="4" w:space="0" w:color="000000"/>
              <w:left w:val="single" w:sz="4" w:space="0" w:color="000000"/>
              <w:bottom w:val="single" w:sz="4" w:space="0" w:color="000000"/>
              <w:right w:val="single" w:sz="4" w:space="0" w:color="000000"/>
            </w:tcBorders>
          </w:tcPr>
          <w:p w14:paraId="1DC9C0F8" w14:textId="77777777" w:rsidR="00B12F37" w:rsidRPr="00B12F37" w:rsidRDefault="00B12F37" w:rsidP="00BA0D57">
            <w:pPr>
              <w:ind w:left="106"/>
              <w:rPr>
                <w:szCs w:val="28"/>
              </w:rPr>
            </w:pPr>
            <w:r w:rsidRPr="00B12F37">
              <w:rPr>
                <w:rFonts w:eastAsia="Times New Roman" w:cs="Times New Roman"/>
                <w:szCs w:val="28"/>
              </w:rPr>
              <w:t xml:space="preserve">Dùng để đảo ngược các thiết lập hiện tại.   </w:t>
            </w:r>
          </w:p>
        </w:tc>
      </w:tr>
      <w:tr w:rsidR="00B12F37" w:rsidRPr="00B12F37" w14:paraId="216D9C6A" w14:textId="77777777" w:rsidTr="00BA0D57">
        <w:trPr>
          <w:trHeight w:val="458"/>
        </w:trPr>
        <w:tc>
          <w:tcPr>
            <w:tcW w:w="2864" w:type="dxa"/>
            <w:tcBorders>
              <w:top w:val="single" w:sz="4" w:space="0" w:color="000000"/>
              <w:left w:val="single" w:sz="4" w:space="0" w:color="000000"/>
              <w:bottom w:val="single" w:sz="4" w:space="0" w:color="000000"/>
              <w:right w:val="single" w:sz="4" w:space="0" w:color="000000"/>
            </w:tcBorders>
          </w:tcPr>
          <w:p w14:paraId="7BB0FF20" w14:textId="77777777" w:rsidR="00B12F37" w:rsidRPr="00B12F37" w:rsidRDefault="00B12F37" w:rsidP="00BA0D57">
            <w:pPr>
              <w:ind w:left="108"/>
              <w:rPr>
                <w:szCs w:val="28"/>
              </w:rPr>
            </w:pPr>
            <w:r w:rsidRPr="00B12F37">
              <w:rPr>
                <w:rFonts w:eastAsia="Times New Roman" w:cs="Times New Roman"/>
                <w:b/>
                <w:szCs w:val="28"/>
              </w:rPr>
              <w:t xml:space="preserve">flowbits: unset, name      </w:t>
            </w:r>
          </w:p>
        </w:tc>
        <w:tc>
          <w:tcPr>
            <w:tcW w:w="6205" w:type="dxa"/>
            <w:tcBorders>
              <w:top w:val="single" w:sz="4" w:space="0" w:color="000000"/>
              <w:left w:val="single" w:sz="4" w:space="0" w:color="000000"/>
              <w:bottom w:val="single" w:sz="4" w:space="0" w:color="000000"/>
              <w:right w:val="single" w:sz="4" w:space="0" w:color="000000"/>
            </w:tcBorders>
          </w:tcPr>
          <w:p w14:paraId="50387858" w14:textId="77777777" w:rsidR="00B12F37" w:rsidRPr="00B12F37" w:rsidRDefault="00B12F37" w:rsidP="00BA0D57">
            <w:pPr>
              <w:ind w:left="106"/>
              <w:rPr>
                <w:szCs w:val="28"/>
              </w:rPr>
            </w:pPr>
            <w:r w:rsidRPr="00B12F37">
              <w:rPr>
                <w:rFonts w:eastAsia="Times New Roman" w:cs="Times New Roman"/>
                <w:szCs w:val="28"/>
              </w:rPr>
              <w:t xml:space="preserve">Được sử dụng để bỏ các thiết lập về điều kiện trong luật. </w:t>
            </w:r>
          </w:p>
        </w:tc>
      </w:tr>
      <w:tr w:rsidR="00B12F37" w:rsidRPr="00B12F37" w14:paraId="47E18E0B" w14:textId="77777777" w:rsidTr="00BA0D57">
        <w:trPr>
          <w:trHeight w:val="1356"/>
        </w:trPr>
        <w:tc>
          <w:tcPr>
            <w:tcW w:w="2864" w:type="dxa"/>
            <w:tcBorders>
              <w:top w:val="single" w:sz="4" w:space="0" w:color="000000"/>
              <w:left w:val="single" w:sz="4" w:space="0" w:color="000000"/>
              <w:bottom w:val="single" w:sz="4" w:space="0" w:color="000000"/>
              <w:right w:val="single" w:sz="4" w:space="0" w:color="000000"/>
            </w:tcBorders>
          </w:tcPr>
          <w:p w14:paraId="05165D30" w14:textId="77777777" w:rsidR="00B12F37" w:rsidRPr="00B12F37" w:rsidRDefault="00B12F37" w:rsidP="00BA0D57">
            <w:pPr>
              <w:ind w:left="108"/>
              <w:rPr>
                <w:szCs w:val="28"/>
              </w:rPr>
            </w:pPr>
            <w:r w:rsidRPr="00B12F37">
              <w:rPr>
                <w:rFonts w:eastAsia="Times New Roman" w:cs="Times New Roman"/>
                <w:b/>
                <w:szCs w:val="28"/>
              </w:rPr>
              <w:t xml:space="preserve">flowbits: isnotset, name  </w:t>
            </w:r>
          </w:p>
        </w:tc>
        <w:tc>
          <w:tcPr>
            <w:tcW w:w="6205" w:type="dxa"/>
            <w:tcBorders>
              <w:top w:val="single" w:sz="4" w:space="0" w:color="000000"/>
              <w:left w:val="single" w:sz="4" w:space="0" w:color="000000"/>
              <w:bottom w:val="single" w:sz="4" w:space="0" w:color="000000"/>
              <w:right w:val="single" w:sz="4" w:space="0" w:color="000000"/>
            </w:tcBorders>
          </w:tcPr>
          <w:p w14:paraId="4601A346" w14:textId="77777777" w:rsidR="00B12F37" w:rsidRPr="00B12F37" w:rsidRDefault="00B12F37" w:rsidP="00BA0D57">
            <w:pPr>
              <w:ind w:left="105" w:right="108" w:hanging="125"/>
              <w:rPr>
                <w:szCs w:val="28"/>
              </w:rPr>
            </w:pPr>
            <w:r w:rsidRPr="00B12F37">
              <w:rPr>
                <w:rFonts w:eastAsia="Times New Roman" w:cs="Times New Roman"/>
                <w:b/>
                <w:szCs w:val="28"/>
              </w:rPr>
              <w:t xml:space="preserve"> </w:t>
            </w:r>
            <w:r w:rsidRPr="00B12F37">
              <w:rPr>
                <w:rFonts w:eastAsia="Times New Roman" w:cs="Times New Roman"/>
                <w:szCs w:val="28"/>
              </w:rPr>
              <w:t xml:space="preserve">Được sử dụng để đảm bảo rằng sẽ tạo ra một cảnh báo khi các luật là phù hợp và các điều kiện sẽ không được thiết lập trong flow. </w:t>
            </w:r>
          </w:p>
        </w:tc>
      </w:tr>
    </w:tbl>
    <w:p w14:paraId="33131F21" w14:textId="77777777" w:rsidR="00B12F37" w:rsidRPr="00B12F37" w:rsidRDefault="00B12F37" w:rsidP="00B12F37">
      <w:pPr>
        <w:spacing w:after="129"/>
        <w:rPr>
          <w:szCs w:val="28"/>
        </w:rPr>
      </w:pPr>
      <w:r w:rsidRPr="00B12F37">
        <w:rPr>
          <w:rFonts w:eastAsia="Times New Roman"/>
          <w:b/>
          <w:i/>
          <w:szCs w:val="28"/>
        </w:rPr>
        <w:t xml:space="preserve"> </w:t>
      </w:r>
    </w:p>
    <w:p w14:paraId="5888D942" w14:textId="79057E9B" w:rsidR="00B12F37" w:rsidRPr="009E3C62" w:rsidRDefault="00B12F37" w:rsidP="009E3C62">
      <w:pPr>
        <w:rPr>
          <w:szCs w:val="28"/>
        </w:rPr>
      </w:pPr>
      <w:r w:rsidRPr="00B12F37">
        <w:rPr>
          <w:rFonts w:eastAsia="Times New Roman"/>
          <w:szCs w:val="28"/>
        </w:rPr>
        <w:t xml:space="preserve">Flow </w:t>
      </w:r>
      <w:r w:rsidR="009E3C62">
        <w:rPr>
          <w:szCs w:val="28"/>
        </w:rPr>
        <w:t xml:space="preserve">: </w:t>
      </w:r>
      <w:r w:rsidRPr="00B12F37">
        <w:t xml:space="preserve">Có thể được sử dụng để kết nối các thư mục chứa các flow lại với nhau. Các flow có thể được đi từ hoặc đến từ Client/Server và các flow này có thể ở trạng thái được thiết lập hoặc không. Việc kết nối các flow có thể xảy ra các trường hợp sau: </w:t>
      </w:r>
      <w:r w:rsidR="009E3C62">
        <w:rPr>
          <w:szCs w:val="28"/>
        </w:rPr>
        <w:t xml:space="preserve"> </w:t>
      </w:r>
      <w:r w:rsidRPr="00B12F37">
        <w:t xml:space="preserve">wq </w:t>
      </w:r>
    </w:p>
    <w:p w14:paraId="3372C590" w14:textId="187EFEAB" w:rsidR="004245A3" w:rsidRPr="004245A3" w:rsidRDefault="009769C8" w:rsidP="004245A3">
      <w:pPr>
        <w:pStyle w:val="A3"/>
        <w:rPr>
          <w:rFonts w:cs="Times New Roman"/>
        </w:rPr>
      </w:pPr>
      <w:bookmarkStart w:id="209" w:name="_Toc152803469"/>
      <w:r w:rsidRPr="005C318F">
        <w:rPr>
          <w:rFonts w:cs="Times New Roman"/>
        </w:rPr>
        <w:t>Add Local Rule</w:t>
      </w:r>
      <w:bookmarkEnd w:id="209"/>
    </w:p>
    <w:p w14:paraId="181172DD" w14:textId="5A4E729F" w:rsidR="004245A3" w:rsidRPr="004245A3" w:rsidRDefault="004245A3" w:rsidP="004245A3">
      <w:pPr>
        <w:rPr>
          <w:szCs w:val="28"/>
        </w:rPr>
      </w:pPr>
      <w:r w:rsidRPr="004245A3">
        <w:rPr>
          <w:szCs w:val="28"/>
        </w:rPr>
        <w:t xml:space="preserve">Thêm luật cục bộ trong </w:t>
      </w:r>
      <w:r w:rsidR="00EC0706">
        <w:rPr>
          <w:szCs w:val="28"/>
        </w:rPr>
        <w:t>Suricata</w:t>
      </w:r>
      <w:r w:rsidRPr="004245A3">
        <w:rPr>
          <w:szCs w:val="28"/>
        </w:rPr>
        <w:t xml:space="preserve"> là một quá trình khá đơn giản. Tuy nhiên, việc tạo lưu lượng truy cập tùy chỉnh để kiểm tra cảnh báo đôi khi có thể là một thách thức. Ở đây, </w:t>
      </w:r>
      <w:r w:rsidR="00EC0706">
        <w:rPr>
          <w:szCs w:val="28"/>
        </w:rPr>
        <w:t>em</w:t>
      </w:r>
      <w:r w:rsidRPr="004245A3">
        <w:rPr>
          <w:szCs w:val="28"/>
        </w:rPr>
        <w:t xml:space="preserve"> sẽ </w:t>
      </w:r>
      <w:r w:rsidR="00EC0706">
        <w:rPr>
          <w:szCs w:val="28"/>
        </w:rPr>
        <w:t xml:space="preserve">trình bày </w:t>
      </w:r>
      <w:r w:rsidRPr="004245A3">
        <w:rPr>
          <w:szCs w:val="28"/>
        </w:rPr>
        <w:t>cách thêm quy tắc cục bộ và sau đó sử dụng trình quét thư viện python để kích hoạt cảnh báo.</w:t>
      </w:r>
    </w:p>
    <w:p w14:paraId="6365EB5F" w14:textId="77777777" w:rsidR="004245A3" w:rsidRPr="004245A3" w:rsidRDefault="004245A3" w:rsidP="004245A3">
      <w:pPr>
        <w:spacing w:after="0"/>
        <w:rPr>
          <w:rFonts w:eastAsia="Times New Roman"/>
          <w:szCs w:val="28"/>
        </w:rPr>
      </w:pPr>
      <w:r w:rsidRPr="004245A3">
        <w:rPr>
          <w:rFonts w:eastAsia="Times New Roman"/>
          <w:szCs w:val="28"/>
        </w:rPr>
        <w:t>Các loại chính sách này có thể được tìm thấy trong /etc/nsm/rules/downloaded.rules</w:t>
      </w:r>
    </w:p>
    <w:p w14:paraId="58039665" w14:textId="77777777" w:rsidR="004245A3" w:rsidRPr="004245A3" w:rsidRDefault="004245A3" w:rsidP="004245A3">
      <w:pPr>
        <w:spacing w:after="0"/>
        <w:rPr>
          <w:b/>
          <w:bCs/>
          <w:szCs w:val="28"/>
        </w:rPr>
      </w:pPr>
      <w:r w:rsidRPr="004245A3">
        <w:rPr>
          <w:b/>
          <w:bCs/>
          <w:szCs w:val="28"/>
        </w:rPr>
        <w:t>Các bước thực hiện</w:t>
      </w:r>
    </w:p>
    <w:p w14:paraId="1CAD7656" w14:textId="7793B1FB" w:rsidR="004245A3" w:rsidRPr="004245A3" w:rsidRDefault="004245A3" w:rsidP="00EC0706">
      <w:pPr>
        <w:spacing w:after="0"/>
        <w:rPr>
          <w:rFonts w:eastAsia="Times New Roman"/>
          <w:szCs w:val="28"/>
        </w:rPr>
      </w:pPr>
      <w:r w:rsidRPr="004245A3">
        <w:rPr>
          <w:rFonts w:eastAsia="Times New Roman"/>
          <w:szCs w:val="28"/>
        </w:rPr>
        <w:t xml:space="preserve">Mở </w:t>
      </w:r>
      <w:r w:rsidRPr="004245A3">
        <w:rPr>
          <w:rFonts w:eastAsia="Times New Roman"/>
          <w:b/>
          <w:bCs/>
          <w:szCs w:val="28"/>
        </w:rPr>
        <w:t>/etc/</w:t>
      </w:r>
      <w:r w:rsidR="00EC0706">
        <w:rPr>
          <w:rFonts w:eastAsia="Times New Roman"/>
          <w:b/>
          <w:bCs/>
          <w:szCs w:val="28"/>
        </w:rPr>
        <w:t>suricata</w:t>
      </w:r>
      <w:r w:rsidRPr="004245A3">
        <w:rPr>
          <w:rFonts w:eastAsia="Times New Roman"/>
          <w:b/>
          <w:bCs/>
          <w:szCs w:val="28"/>
        </w:rPr>
        <w:t>/rules/local.rules</w:t>
      </w:r>
      <w:r w:rsidRPr="004245A3">
        <w:rPr>
          <w:rFonts w:eastAsia="Times New Roman"/>
          <w:szCs w:val="28"/>
        </w:rPr>
        <w:t xml:space="preserve">. </w:t>
      </w:r>
    </w:p>
    <w:p w14:paraId="45A18C52" w14:textId="77777777" w:rsidR="004245A3" w:rsidRPr="004245A3" w:rsidRDefault="004245A3" w:rsidP="004245A3">
      <w:pPr>
        <w:rPr>
          <w:szCs w:val="28"/>
        </w:rPr>
      </w:pPr>
      <w:r w:rsidRPr="004245A3">
        <w:rPr>
          <w:szCs w:val="28"/>
        </w:rPr>
        <w:t>Hãy thêm một quy tắc đơn giản sẽ cảnh báo việc phát hiện một chuỗi trong phiên tcp</w:t>
      </w:r>
    </w:p>
    <w:tbl>
      <w:tblPr>
        <w:tblStyle w:val="TableGrid"/>
        <w:tblW w:w="0" w:type="auto"/>
        <w:tblLook w:val="04A0" w:firstRow="1" w:lastRow="0" w:firstColumn="1" w:lastColumn="0" w:noHBand="0" w:noVBand="1"/>
      </w:tblPr>
      <w:tblGrid>
        <w:gridCol w:w="9395"/>
      </w:tblGrid>
      <w:tr w:rsidR="004245A3" w:rsidRPr="004245A3" w14:paraId="12B154E8" w14:textId="77777777" w:rsidTr="00BA0D57">
        <w:tc>
          <w:tcPr>
            <w:tcW w:w="9940" w:type="dxa"/>
          </w:tcPr>
          <w:p w14:paraId="6190FFC7" w14:textId="77777777" w:rsidR="004245A3" w:rsidRPr="004245A3" w:rsidRDefault="004245A3" w:rsidP="00BA0D57">
            <w:pPr>
              <w:spacing w:after="272" w:line="249" w:lineRule="auto"/>
              <w:ind w:left="-5" w:right="751" w:hanging="10"/>
              <w:rPr>
                <w:rFonts w:ascii="Courier New" w:hAnsi="Courier New" w:cs="Courier New"/>
                <w:szCs w:val="28"/>
              </w:rPr>
            </w:pPr>
            <w:r w:rsidRPr="004245A3">
              <w:rPr>
                <w:rFonts w:ascii="Courier New" w:hAnsi="Courier New" w:cs="Courier New"/>
                <w:szCs w:val="28"/>
              </w:rPr>
              <w:t xml:space="preserve">alert tcp any any -&gt; $HOME_NET 7789 (msg: "Vote for Security Onion Toolsmith Tool of 2011!"; reference: url,http://holisticinfosec.blogspot.com/2011/12/choose-2011toolsmith-tool-of-year.html; content: "toolsmith"; flow:to_server; nocase; sid:9000547; rev:1)      </w:t>
            </w:r>
          </w:p>
        </w:tc>
      </w:tr>
    </w:tbl>
    <w:p w14:paraId="3812F311" w14:textId="77777777" w:rsidR="004245A3" w:rsidRPr="004245A3" w:rsidRDefault="004245A3" w:rsidP="00EC0706">
      <w:pPr>
        <w:spacing w:after="0"/>
        <w:rPr>
          <w:szCs w:val="28"/>
        </w:rPr>
      </w:pPr>
      <w:r w:rsidRPr="004245A3">
        <w:rPr>
          <w:szCs w:val="28"/>
        </w:rPr>
        <w:t>Chạy rule update</w:t>
      </w:r>
    </w:p>
    <w:tbl>
      <w:tblPr>
        <w:tblStyle w:val="TableGrid"/>
        <w:tblW w:w="0" w:type="auto"/>
        <w:tblLook w:val="04A0" w:firstRow="1" w:lastRow="0" w:firstColumn="1" w:lastColumn="0" w:noHBand="0" w:noVBand="1"/>
      </w:tblPr>
      <w:tblGrid>
        <w:gridCol w:w="9395"/>
      </w:tblGrid>
      <w:tr w:rsidR="004245A3" w:rsidRPr="004245A3" w14:paraId="087076E2" w14:textId="77777777" w:rsidTr="00BA0D57">
        <w:tc>
          <w:tcPr>
            <w:tcW w:w="9940" w:type="dxa"/>
          </w:tcPr>
          <w:p w14:paraId="4A03A226" w14:textId="77777777" w:rsidR="004245A3" w:rsidRPr="004245A3" w:rsidRDefault="004245A3" w:rsidP="00BA0D57">
            <w:pPr>
              <w:rPr>
                <w:rFonts w:ascii="Courier New" w:hAnsi="Courier New" w:cs="Courier New"/>
                <w:szCs w:val="28"/>
              </w:rPr>
            </w:pPr>
            <w:r w:rsidRPr="004245A3">
              <w:rPr>
                <w:rFonts w:ascii="Courier New" w:hAnsi="Courier New" w:cs="Courier New"/>
                <w:szCs w:val="28"/>
              </w:rPr>
              <w:t>sudo rule-update</w:t>
            </w:r>
          </w:p>
        </w:tc>
      </w:tr>
    </w:tbl>
    <w:p w14:paraId="5D8D5EDE" w14:textId="77777777" w:rsidR="004245A3" w:rsidRPr="004245A3" w:rsidRDefault="004245A3" w:rsidP="004245A3">
      <w:pPr>
        <w:rPr>
          <w:szCs w:val="28"/>
        </w:rPr>
      </w:pPr>
      <w:r w:rsidRPr="004245A3">
        <w:rPr>
          <w:szCs w:val="28"/>
        </w:rPr>
        <w:t xml:space="preserve">Nếu ta đã xây dựng quy tắc một cách chính xác, thì suricata sẽ được sao lưu và chạy </w:t>
      </w:r>
    </w:p>
    <w:p w14:paraId="137D4F48" w14:textId="77777777" w:rsidR="004245A3" w:rsidRPr="004245A3" w:rsidRDefault="004245A3" w:rsidP="004245A3">
      <w:pPr>
        <w:rPr>
          <w:szCs w:val="28"/>
        </w:rPr>
      </w:pPr>
      <w:r w:rsidRPr="004245A3">
        <w:rPr>
          <w:szCs w:val="28"/>
        </w:rPr>
        <w:t>Tạo một số lưu lượng truy cập để kích hoạt cảnh báo. Để tạo lưu lượng truy cập, chúng tôi sẽ sử dụng trình quét thư viện python để tạo các gói với thông tin cụ thể để đảm bảo chúng tôi kích hoạt cảnh báo với thông tin chúng tôi muốn.</w:t>
      </w:r>
    </w:p>
    <w:tbl>
      <w:tblPr>
        <w:tblStyle w:val="TableGrid"/>
        <w:tblW w:w="0" w:type="auto"/>
        <w:tblLook w:val="04A0" w:firstRow="1" w:lastRow="0" w:firstColumn="1" w:lastColumn="0" w:noHBand="0" w:noVBand="1"/>
      </w:tblPr>
      <w:tblGrid>
        <w:gridCol w:w="9395"/>
      </w:tblGrid>
      <w:tr w:rsidR="004245A3" w:rsidRPr="004245A3" w14:paraId="309E2C46" w14:textId="77777777" w:rsidTr="00BA0D57">
        <w:tc>
          <w:tcPr>
            <w:tcW w:w="9940" w:type="dxa"/>
          </w:tcPr>
          <w:p w14:paraId="49572E75" w14:textId="77777777" w:rsidR="004245A3" w:rsidRPr="004245A3" w:rsidRDefault="004245A3" w:rsidP="00BA0D57">
            <w:pPr>
              <w:rPr>
                <w:rFonts w:ascii="Courier New" w:hAnsi="Courier New" w:cs="Courier New"/>
                <w:szCs w:val="28"/>
              </w:rPr>
            </w:pPr>
            <w:r w:rsidRPr="004245A3">
              <w:rPr>
                <w:rFonts w:ascii="Courier New" w:hAnsi="Courier New" w:cs="Courier New"/>
                <w:szCs w:val="28"/>
              </w:rPr>
              <w:lastRenderedPageBreak/>
              <w:t>sudo scapy</w:t>
            </w:r>
          </w:p>
        </w:tc>
      </w:tr>
    </w:tbl>
    <w:p w14:paraId="3F15573E" w14:textId="77777777" w:rsidR="004245A3" w:rsidRPr="004245A3" w:rsidRDefault="004245A3" w:rsidP="004245A3">
      <w:pPr>
        <w:rPr>
          <w:szCs w:val="28"/>
        </w:rPr>
      </w:pPr>
      <w:r w:rsidRPr="004245A3">
        <w:rPr>
          <w:szCs w:val="28"/>
        </w:rPr>
        <w:t>Nhập mẫu sau vào một dòng tại một thời điểm. Bất kỳ dòng nào bắt đầu bằng "#" đều có thể bị bỏ qua vì nó là một nhận xét.</w:t>
      </w:r>
    </w:p>
    <w:p w14:paraId="1881871B" w14:textId="7E9B4A6E" w:rsidR="004245A3" w:rsidRPr="005C318F" w:rsidRDefault="00924751" w:rsidP="00924751">
      <w:pPr>
        <w:jc w:val="left"/>
      </w:pPr>
      <w:r>
        <w:br w:type="page"/>
      </w:r>
    </w:p>
    <w:p w14:paraId="353BB59B" w14:textId="28831A66" w:rsidR="00924751" w:rsidRDefault="00F10673" w:rsidP="00924751">
      <w:pPr>
        <w:pStyle w:val="A1"/>
        <w:rPr>
          <w:rFonts w:cs="Times New Roman"/>
        </w:rPr>
      </w:pPr>
      <w:bookmarkStart w:id="210" w:name="_Toc150956559"/>
      <w:bookmarkStart w:id="211" w:name="_Toc152803470"/>
      <w:bookmarkEnd w:id="202"/>
      <w:r w:rsidRPr="005C318F">
        <w:rPr>
          <w:rFonts w:cs="Times New Roman"/>
        </w:rPr>
        <w:lastRenderedPageBreak/>
        <w:t>TRIỂN KHI MÔ HÌNH GIÁM SÁT AN TOÀN MẠN</w:t>
      </w:r>
      <w:bookmarkStart w:id="212" w:name="_Toc150956560"/>
      <w:bookmarkEnd w:id="210"/>
      <w:r w:rsidR="00EC0706">
        <w:rPr>
          <w:rFonts w:cs="Times New Roman"/>
        </w:rPr>
        <w:t>G</w:t>
      </w:r>
      <w:bookmarkEnd w:id="211"/>
    </w:p>
    <w:p w14:paraId="40187AC3" w14:textId="51B7FE23" w:rsidR="00F10673" w:rsidRPr="00DB06F6" w:rsidRDefault="00DB06F6" w:rsidP="00DB06F6">
      <w:pPr>
        <w:pStyle w:val="A2"/>
        <w:rPr>
          <w:rFonts w:cs="Times New Roman"/>
        </w:rPr>
      </w:pPr>
      <w:bookmarkStart w:id="213" w:name="_Toc152803471"/>
      <w:bookmarkEnd w:id="212"/>
      <w:r>
        <w:t>Mô tả môi trường thực nghiệm</w:t>
      </w:r>
      <w:bookmarkEnd w:id="213"/>
    </w:p>
    <w:p w14:paraId="25211E27" w14:textId="73A0974E" w:rsidR="00DB06F6" w:rsidRDefault="00DB06F6" w:rsidP="00DB06F6">
      <w:pPr>
        <w:pStyle w:val="A3"/>
      </w:pPr>
      <w:bookmarkStart w:id="214" w:name="_Toc152803472"/>
      <w:r>
        <w:t>Kịch bản</w:t>
      </w:r>
      <w:bookmarkEnd w:id="214"/>
      <w:r>
        <w:t xml:space="preserve"> </w:t>
      </w:r>
    </w:p>
    <w:p w14:paraId="10C762FC" w14:textId="77777777" w:rsidR="00DB06F6" w:rsidRPr="002C1EC2" w:rsidRDefault="00DB06F6" w:rsidP="00DB06F6">
      <w:r>
        <w:t xml:space="preserve">Bài toàn: Cài đặt suricata trên mạng doanh nghiệp nhỏ. </w:t>
      </w:r>
      <w:r w:rsidRPr="002C1EC2">
        <w:t>Giám sát được các tấn công từ bên ngoài mạng doanh nghiệp vào các thiết bị bên trong (webserver, các máy tính, …). Trong trường hợp này, ta có một máy chạy webserver bị dính lỗ hổng bảo mật CVE-2014-6271, dễ bị tấn công từ chối dịch vụ.</w:t>
      </w:r>
    </w:p>
    <w:p w14:paraId="2183206F" w14:textId="6FD08603" w:rsidR="00DB06F6" w:rsidRDefault="00DB06F6" w:rsidP="00DB06F6">
      <w:r>
        <w:t>Mục đích: Suricata bắt được các cuộc tấn công bất thường từ ngoài mạng đến máy tính, webserver… của doang nghiệp và cho ra cảnh báo IDS trên màn hình dashboard.</w:t>
      </w:r>
    </w:p>
    <w:p w14:paraId="21307FFC" w14:textId="64F30E5C" w:rsidR="00DB06F6" w:rsidRDefault="00DB06F6" w:rsidP="00DB06F6">
      <w:r>
        <w:t>Mô hình môi trường demo:</w:t>
      </w:r>
    </w:p>
    <w:p w14:paraId="0E58AE8F" w14:textId="77777777" w:rsidR="00DB06F6" w:rsidRDefault="00DB06F6" w:rsidP="00DB06F6"/>
    <w:p w14:paraId="3AE05683" w14:textId="2CE875FB" w:rsidR="00DB06F6" w:rsidRDefault="00DB06F6" w:rsidP="00DB06F6">
      <w:pPr>
        <w:pStyle w:val="A3"/>
      </w:pPr>
      <w:bookmarkStart w:id="215" w:name="_Toc152803473"/>
      <w:r>
        <w:t>Chuẩn bị</w:t>
      </w:r>
      <w:bookmarkEnd w:id="215"/>
    </w:p>
    <w:p w14:paraId="4DA58812" w14:textId="3255C633" w:rsidR="00DB06F6" w:rsidRDefault="00DB06F6" w:rsidP="00DB06F6">
      <w:r>
        <w:t>Thực hiện trên Vmware Workstation:</w:t>
      </w:r>
    </w:p>
    <w:p w14:paraId="0E656839" w14:textId="77777777" w:rsidR="00DB06F6" w:rsidRDefault="00DB06F6" w:rsidP="00DB06F6"/>
    <w:p w14:paraId="2306717A" w14:textId="56398862" w:rsidR="00DB06F6" w:rsidRDefault="00DB06F6" w:rsidP="00DB06F6">
      <w:pPr>
        <w:pStyle w:val="A2"/>
        <w:rPr>
          <w:ins w:id="216" w:author="nguyen truong" w:date="2023-12-07T01:01:00Z"/>
        </w:rPr>
      </w:pPr>
      <w:bookmarkStart w:id="217" w:name="_Toc152803474"/>
      <w:r>
        <w:t>Thực hiện tấn công và phát hiện</w:t>
      </w:r>
      <w:bookmarkEnd w:id="217"/>
    </w:p>
    <w:p w14:paraId="4ABCF2B7" w14:textId="77777777" w:rsidR="007F4EAB" w:rsidRPr="00AE3AAF" w:rsidRDefault="007F4EAB">
      <w:pPr>
        <w:pPrChange w:id="218" w:author="nguyen truong" w:date="2023-12-07T01:01:00Z">
          <w:pPr>
            <w:pStyle w:val="A2"/>
          </w:pPr>
        </w:pPrChange>
      </w:pPr>
    </w:p>
    <w:p w14:paraId="1DE91459" w14:textId="3BD27209" w:rsidR="00AE3AAF" w:rsidRDefault="00AE3AAF" w:rsidP="00AE3AAF">
      <w:pPr>
        <w:pStyle w:val="A1"/>
      </w:pPr>
      <w:bookmarkStart w:id="219" w:name="_Toc152803475"/>
      <w:r>
        <w:t>KẾT LUẬN</w:t>
      </w:r>
      <w:bookmarkEnd w:id="219"/>
    </w:p>
    <w:p w14:paraId="6BBBB4AC" w14:textId="77777777" w:rsidR="00AE3AAF" w:rsidRPr="00924751" w:rsidRDefault="00AE3AAF" w:rsidP="00AE3AAF"/>
    <w:p w14:paraId="6E44D635" w14:textId="6B354F4C" w:rsidR="00F10673" w:rsidRPr="005C318F" w:rsidRDefault="00EC0706" w:rsidP="00A0689E">
      <w:pPr>
        <w:rPr>
          <w:rFonts w:cs="Times New Roman"/>
        </w:rPr>
      </w:pPr>
      <w:r>
        <w:rPr>
          <w:rFonts w:cs="Times New Roman"/>
        </w:rPr>
        <w:t>TÀI LIỆU THAM KHẢO</w:t>
      </w:r>
    </w:p>
    <w:p w14:paraId="59A9542D" w14:textId="77777777" w:rsidR="00EC0706" w:rsidRPr="005C318F" w:rsidRDefault="00EC0706" w:rsidP="00EC0706">
      <w:pPr>
        <w:rPr>
          <w:rFonts w:cs="Times New Roman"/>
        </w:rPr>
      </w:pPr>
      <w:r w:rsidRPr="005C318F">
        <w:rPr>
          <w:rFonts w:cs="Times New Roman"/>
        </w:rPr>
        <w:t xml:space="preserve">[1]  </w:t>
      </w:r>
      <w:hyperlink r:id="rId40" w:history="1">
        <w:r w:rsidRPr="005C318F">
          <w:rPr>
            <w:rStyle w:val="Hyperlink"/>
            <w:rFonts w:cs="Times New Roman"/>
          </w:rPr>
          <w:t>Getting Started | Building an Application with Spring Boot</w:t>
        </w:r>
      </w:hyperlink>
      <w:r w:rsidRPr="005C318F">
        <w:rPr>
          <w:rFonts w:cs="Times New Roman"/>
        </w:rPr>
        <w:t xml:space="preserve">  - website học về java springboot.</w:t>
      </w:r>
    </w:p>
    <w:p w14:paraId="500F3A4F" w14:textId="77777777" w:rsidR="00EC0706" w:rsidRPr="005C318F" w:rsidRDefault="00EC0706" w:rsidP="00EC0706">
      <w:pPr>
        <w:rPr>
          <w:rFonts w:cs="Times New Roman"/>
        </w:rPr>
      </w:pPr>
      <w:r w:rsidRPr="005C318F">
        <w:rPr>
          <w:rFonts w:cs="Times New Roman"/>
        </w:rPr>
        <w:t xml:space="preserve">[2] </w:t>
      </w:r>
      <w:hyperlink r:id="rId41" w:history="1">
        <w:r w:rsidRPr="005C318F">
          <w:rPr>
            <w:rStyle w:val="Hyperlink"/>
            <w:rFonts w:cs="Times New Roman"/>
          </w:rPr>
          <w:t>Docs | Next.js (nextjs.org)</w:t>
        </w:r>
      </w:hyperlink>
      <w:r w:rsidRPr="005C318F">
        <w:rPr>
          <w:rStyle w:val="Hyperlink"/>
          <w:rFonts w:cs="Times New Roman"/>
        </w:rPr>
        <w:t xml:space="preserve">  </w:t>
      </w:r>
      <w:r w:rsidRPr="005C318F">
        <w:rPr>
          <w:rFonts w:cs="Times New Roman"/>
        </w:rPr>
        <w:t>- website học về front-end Nextjs</w:t>
      </w:r>
    </w:p>
    <w:p w14:paraId="733CBB1E" w14:textId="77777777" w:rsidR="00EC0706" w:rsidRPr="005C318F" w:rsidRDefault="00EC0706" w:rsidP="00EC0706">
      <w:pPr>
        <w:rPr>
          <w:rFonts w:cs="Times New Roman"/>
          <w:szCs w:val="28"/>
        </w:rPr>
      </w:pPr>
      <w:r w:rsidRPr="005C318F">
        <w:rPr>
          <w:rFonts w:cs="Times New Roman"/>
        </w:rPr>
        <w:t>[3] ebook: Spring in Action 5th Edition - Craig Walls - NXB Manning Publications – 2018</w:t>
      </w:r>
    </w:p>
    <w:p w14:paraId="788632FD" w14:textId="77777777" w:rsidR="00935E20" w:rsidRPr="005C318F" w:rsidRDefault="00935E20" w:rsidP="00CF6DA8">
      <w:pPr>
        <w:jc w:val="center"/>
        <w:rPr>
          <w:rFonts w:cs="Times New Roman"/>
          <w:sz w:val="32"/>
          <w:szCs w:val="32"/>
        </w:rPr>
      </w:pPr>
    </w:p>
    <w:p w14:paraId="0E73A433" w14:textId="77777777" w:rsidR="00935E20" w:rsidRPr="005C318F" w:rsidRDefault="00935E20" w:rsidP="00CF6DA8">
      <w:pPr>
        <w:jc w:val="center"/>
        <w:rPr>
          <w:rFonts w:cs="Times New Roman"/>
          <w:sz w:val="32"/>
          <w:szCs w:val="32"/>
        </w:rPr>
      </w:pPr>
    </w:p>
    <w:p w14:paraId="0A2D21E0" w14:textId="77777777" w:rsidR="00935E20" w:rsidRPr="005C318F" w:rsidRDefault="00935E20" w:rsidP="00CF6DA8">
      <w:pPr>
        <w:jc w:val="center"/>
        <w:rPr>
          <w:rFonts w:cs="Times New Roman"/>
          <w:sz w:val="32"/>
          <w:szCs w:val="32"/>
        </w:rPr>
      </w:pPr>
    </w:p>
    <w:p w14:paraId="49A619EC" w14:textId="77777777" w:rsidR="00935E20" w:rsidRPr="005C318F" w:rsidRDefault="00935E20" w:rsidP="00CF6DA8">
      <w:pPr>
        <w:jc w:val="center"/>
        <w:rPr>
          <w:rFonts w:cs="Times New Roman"/>
          <w:sz w:val="32"/>
          <w:szCs w:val="32"/>
        </w:rPr>
      </w:pPr>
    </w:p>
    <w:p w14:paraId="414D4268" w14:textId="77777777" w:rsidR="00935E20" w:rsidRPr="005C318F" w:rsidRDefault="00935E20" w:rsidP="00CF6DA8">
      <w:pPr>
        <w:jc w:val="center"/>
        <w:rPr>
          <w:rFonts w:cs="Times New Roman"/>
          <w:sz w:val="32"/>
          <w:szCs w:val="32"/>
        </w:rPr>
      </w:pPr>
    </w:p>
    <w:p w14:paraId="38E5DAFD" w14:textId="77777777" w:rsidR="00935E20" w:rsidRPr="005C318F" w:rsidRDefault="00935E20" w:rsidP="00CF6DA8">
      <w:pPr>
        <w:jc w:val="center"/>
        <w:rPr>
          <w:rFonts w:cs="Times New Roman"/>
          <w:sz w:val="32"/>
          <w:szCs w:val="32"/>
        </w:rPr>
      </w:pPr>
    </w:p>
    <w:p w14:paraId="087569C1" w14:textId="77777777" w:rsidR="00935E20" w:rsidRPr="005C318F" w:rsidRDefault="00935E20" w:rsidP="00CF6DA8">
      <w:pPr>
        <w:jc w:val="center"/>
        <w:rPr>
          <w:rFonts w:cs="Times New Roman"/>
          <w:sz w:val="32"/>
          <w:szCs w:val="32"/>
        </w:rPr>
      </w:pPr>
    </w:p>
    <w:p w14:paraId="79E025DA" w14:textId="77777777" w:rsidR="00935E20" w:rsidRPr="005C318F" w:rsidRDefault="00935E20" w:rsidP="00CF6DA8">
      <w:pPr>
        <w:jc w:val="center"/>
        <w:rPr>
          <w:rFonts w:cs="Times New Roman"/>
          <w:sz w:val="32"/>
          <w:szCs w:val="32"/>
        </w:rPr>
      </w:pPr>
    </w:p>
    <w:p w14:paraId="7F8402E8" w14:textId="77777777" w:rsidR="00935E20" w:rsidRPr="005C318F" w:rsidRDefault="00935E20" w:rsidP="00CF6DA8">
      <w:pPr>
        <w:jc w:val="center"/>
        <w:rPr>
          <w:rFonts w:cs="Times New Roman"/>
          <w:sz w:val="32"/>
          <w:szCs w:val="32"/>
        </w:rPr>
      </w:pPr>
    </w:p>
    <w:p w14:paraId="42F9AD74" w14:textId="77777777" w:rsidR="00935E20" w:rsidRPr="005C318F" w:rsidRDefault="00935E20" w:rsidP="00935E20">
      <w:pPr>
        <w:rPr>
          <w:rFonts w:cs="Times New Roman"/>
          <w:sz w:val="32"/>
          <w:szCs w:val="32"/>
        </w:rPr>
      </w:pPr>
    </w:p>
    <w:p w14:paraId="6704D0A8" w14:textId="77777777" w:rsidR="00C960A2" w:rsidRDefault="00C960A2" w:rsidP="00935E20">
      <w:pPr>
        <w:rPr>
          <w:rFonts w:cs="Times New Roman"/>
          <w:sz w:val="32"/>
          <w:szCs w:val="32"/>
        </w:rPr>
      </w:pPr>
    </w:p>
    <w:p w14:paraId="0BF121FA" w14:textId="77777777" w:rsidR="00AE3AAF" w:rsidRDefault="00AE3AAF" w:rsidP="00935E20">
      <w:pPr>
        <w:rPr>
          <w:rFonts w:cs="Times New Roman"/>
          <w:sz w:val="32"/>
          <w:szCs w:val="32"/>
        </w:rPr>
      </w:pPr>
    </w:p>
    <w:p w14:paraId="75E3C1C2" w14:textId="77777777" w:rsidR="00AE3AAF" w:rsidRDefault="00AE3AAF" w:rsidP="00935E20">
      <w:pPr>
        <w:rPr>
          <w:rFonts w:cs="Times New Roman"/>
          <w:sz w:val="32"/>
          <w:szCs w:val="32"/>
        </w:rPr>
      </w:pPr>
    </w:p>
    <w:p w14:paraId="6A545003" w14:textId="77777777" w:rsidR="00AE3AAF" w:rsidRDefault="00AE3AAF" w:rsidP="00935E20">
      <w:pPr>
        <w:rPr>
          <w:rFonts w:cs="Times New Roman"/>
          <w:sz w:val="32"/>
          <w:szCs w:val="32"/>
        </w:rPr>
      </w:pPr>
    </w:p>
    <w:p w14:paraId="546D3E2C" w14:textId="77777777" w:rsidR="00AE3AAF" w:rsidRDefault="00AE3AAF" w:rsidP="00935E20">
      <w:pPr>
        <w:rPr>
          <w:rFonts w:cs="Times New Roman"/>
          <w:sz w:val="32"/>
          <w:szCs w:val="32"/>
        </w:rPr>
      </w:pPr>
    </w:p>
    <w:p w14:paraId="0AAD1BDD" w14:textId="77777777" w:rsidR="00AE3AAF" w:rsidRDefault="00AE3AAF" w:rsidP="00935E20">
      <w:pPr>
        <w:rPr>
          <w:rFonts w:cs="Times New Roman"/>
          <w:sz w:val="32"/>
          <w:szCs w:val="32"/>
        </w:rPr>
      </w:pPr>
    </w:p>
    <w:p w14:paraId="1EEFC502" w14:textId="77777777" w:rsidR="00AE3AAF" w:rsidRDefault="00AE3AAF" w:rsidP="00935E20">
      <w:pPr>
        <w:rPr>
          <w:rFonts w:cs="Times New Roman"/>
          <w:sz w:val="32"/>
          <w:szCs w:val="32"/>
        </w:rPr>
      </w:pPr>
    </w:p>
    <w:p w14:paraId="2B4E9236" w14:textId="77777777" w:rsidR="00AE3AAF" w:rsidRDefault="00AE3AAF" w:rsidP="00935E20">
      <w:pPr>
        <w:rPr>
          <w:rFonts w:cs="Times New Roman"/>
          <w:sz w:val="32"/>
          <w:szCs w:val="32"/>
        </w:rPr>
      </w:pPr>
    </w:p>
    <w:p w14:paraId="7E118823" w14:textId="77777777" w:rsidR="00AE3AAF" w:rsidRDefault="00AE3AAF" w:rsidP="00935E20">
      <w:pPr>
        <w:rPr>
          <w:rFonts w:cs="Times New Roman"/>
          <w:sz w:val="32"/>
          <w:szCs w:val="32"/>
        </w:rPr>
      </w:pPr>
    </w:p>
    <w:p w14:paraId="0BEE1CF9" w14:textId="77777777" w:rsidR="00AE3AAF" w:rsidRDefault="00AE3AAF" w:rsidP="00935E20">
      <w:pPr>
        <w:rPr>
          <w:rFonts w:cs="Times New Roman"/>
          <w:sz w:val="32"/>
          <w:szCs w:val="32"/>
        </w:rPr>
      </w:pPr>
    </w:p>
    <w:p w14:paraId="752BA3F8" w14:textId="77777777" w:rsidR="00AE3AAF" w:rsidRDefault="00AE3AAF" w:rsidP="00935E20">
      <w:pPr>
        <w:rPr>
          <w:rFonts w:cs="Times New Roman"/>
          <w:sz w:val="32"/>
          <w:szCs w:val="32"/>
        </w:rPr>
      </w:pPr>
    </w:p>
    <w:p w14:paraId="413E9CE8" w14:textId="77777777" w:rsidR="00AE3AAF" w:rsidRDefault="00AE3AAF" w:rsidP="00935E20">
      <w:pPr>
        <w:rPr>
          <w:rFonts w:cs="Times New Roman"/>
          <w:sz w:val="32"/>
          <w:szCs w:val="32"/>
        </w:rPr>
      </w:pPr>
    </w:p>
    <w:p w14:paraId="6473F571" w14:textId="77777777" w:rsidR="00AE3AAF" w:rsidRDefault="00AE3AAF" w:rsidP="00935E20">
      <w:pPr>
        <w:rPr>
          <w:rFonts w:cs="Times New Roman"/>
          <w:sz w:val="32"/>
          <w:szCs w:val="32"/>
        </w:rPr>
      </w:pPr>
    </w:p>
    <w:p w14:paraId="271E5BAF" w14:textId="77777777" w:rsidR="00AE3AAF" w:rsidRDefault="00AE3AAF" w:rsidP="00935E20">
      <w:pPr>
        <w:rPr>
          <w:rFonts w:cs="Times New Roman"/>
          <w:sz w:val="32"/>
          <w:szCs w:val="32"/>
        </w:rPr>
      </w:pPr>
    </w:p>
    <w:p w14:paraId="0D28473B" w14:textId="77777777" w:rsidR="00AE3AAF" w:rsidRPr="005C318F" w:rsidRDefault="00AE3AAF" w:rsidP="00935E20">
      <w:pPr>
        <w:rPr>
          <w:rFonts w:cs="Times New Roman"/>
          <w:sz w:val="32"/>
          <w:szCs w:val="32"/>
        </w:rPr>
        <w:sectPr w:rsidR="00AE3AAF" w:rsidRPr="005C318F" w:rsidSect="001612F6">
          <w:footerReference w:type="default" r:id="rId42"/>
          <w:pgSz w:w="12240" w:h="15840"/>
          <w:pgMar w:top="1440" w:right="1134" w:bottom="1440" w:left="1701" w:header="720" w:footer="720" w:gutter="0"/>
          <w:pgNumType w:start="1"/>
          <w:cols w:space="720"/>
          <w:docGrid w:linePitch="381"/>
        </w:sectPr>
      </w:pPr>
    </w:p>
    <w:p w14:paraId="48F859CB" w14:textId="0A6A2A94" w:rsidR="00A0689E" w:rsidRPr="005C318F" w:rsidRDefault="00A0689E">
      <w:pPr>
        <w:jc w:val="left"/>
        <w:rPr>
          <w:rFonts w:cs="Times New Roman"/>
        </w:rPr>
      </w:pPr>
      <w:r w:rsidRPr="005C318F">
        <w:rPr>
          <w:rFonts w:cs="Times New Roman"/>
        </w:rPr>
        <w:lastRenderedPageBreak/>
        <w:br w:type="page"/>
      </w:r>
    </w:p>
    <w:p w14:paraId="25F02CD6" w14:textId="77777777" w:rsidR="00A0689E" w:rsidRPr="005C318F" w:rsidRDefault="00A0689E" w:rsidP="00A0689E">
      <w:pPr>
        <w:rPr>
          <w:rFonts w:cs="Times New Roman"/>
        </w:rPr>
      </w:pPr>
    </w:p>
    <w:p w14:paraId="155BBF8F" w14:textId="77777777" w:rsidR="007D6F4E" w:rsidRPr="005C318F" w:rsidRDefault="007D6F4E" w:rsidP="000B6EDC">
      <w:pPr>
        <w:rPr>
          <w:rFonts w:cs="Times New Roman"/>
        </w:rPr>
      </w:pPr>
    </w:p>
    <w:p w14:paraId="0A948E57" w14:textId="77777777" w:rsidR="007D6F4E" w:rsidRPr="005C318F" w:rsidRDefault="007D6F4E" w:rsidP="000B6EDC">
      <w:pPr>
        <w:rPr>
          <w:rFonts w:cs="Times New Roman"/>
        </w:rPr>
      </w:pPr>
    </w:p>
    <w:p w14:paraId="34610DC0" w14:textId="77777777" w:rsidR="007D6F4E" w:rsidRPr="005C318F" w:rsidRDefault="007D6F4E" w:rsidP="000B6EDC">
      <w:pPr>
        <w:rPr>
          <w:rFonts w:cs="Times New Roman"/>
        </w:rPr>
      </w:pPr>
    </w:p>
    <w:p w14:paraId="1C476B5A" w14:textId="77777777" w:rsidR="007D6F4E" w:rsidRPr="005C318F" w:rsidRDefault="007D6F4E" w:rsidP="000B6EDC">
      <w:pPr>
        <w:rPr>
          <w:rFonts w:cs="Times New Roman"/>
        </w:rPr>
      </w:pPr>
    </w:p>
    <w:p w14:paraId="1E9D2575" w14:textId="77777777" w:rsidR="006E27CD" w:rsidRPr="005C318F" w:rsidRDefault="006E27CD" w:rsidP="006E27CD">
      <w:pPr>
        <w:jc w:val="left"/>
        <w:rPr>
          <w:rFonts w:cs="Times New Roman"/>
        </w:rPr>
      </w:pPr>
    </w:p>
    <w:p w14:paraId="5D2B8AB1" w14:textId="77777777" w:rsidR="00393BB6" w:rsidRPr="005C318F" w:rsidRDefault="00393BB6" w:rsidP="006E27CD">
      <w:pPr>
        <w:jc w:val="left"/>
        <w:rPr>
          <w:rFonts w:cs="Times New Roman"/>
        </w:rPr>
      </w:pPr>
    </w:p>
    <w:p w14:paraId="1ED8DA5C" w14:textId="77777777" w:rsidR="006E27CD" w:rsidRPr="005C318F" w:rsidRDefault="006E27CD" w:rsidP="006E27CD">
      <w:pPr>
        <w:jc w:val="left"/>
        <w:rPr>
          <w:rFonts w:cs="Times New Roman"/>
        </w:rPr>
      </w:pPr>
    </w:p>
    <w:p w14:paraId="49BEDAD7" w14:textId="77777777" w:rsidR="008B70AC" w:rsidRPr="005C318F" w:rsidRDefault="008B70AC" w:rsidP="000B6EDC">
      <w:pPr>
        <w:rPr>
          <w:rFonts w:cs="Times New Roman"/>
        </w:rPr>
      </w:pPr>
    </w:p>
    <w:p w14:paraId="66459C18" w14:textId="4C867C2A" w:rsidR="007D6F4E" w:rsidRPr="005C318F" w:rsidRDefault="007D6F4E" w:rsidP="008B70AC">
      <w:pPr>
        <w:jc w:val="left"/>
        <w:rPr>
          <w:rFonts w:cs="Times New Roman"/>
        </w:rPr>
      </w:pPr>
    </w:p>
    <w:sectPr w:rsidR="007D6F4E" w:rsidRPr="005C318F" w:rsidSect="006856D0">
      <w:pgSz w:w="12240" w:h="15840"/>
      <w:pgMar w:top="1440" w:right="1134" w:bottom="1440"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C10E9" w14:textId="77777777" w:rsidR="00C767F2" w:rsidRDefault="00C767F2" w:rsidP="001E1631">
      <w:pPr>
        <w:spacing w:after="0" w:line="240" w:lineRule="auto"/>
      </w:pPr>
      <w:r>
        <w:separator/>
      </w:r>
    </w:p>
  </w:endnote>
  <w:endnote w:type="continuationSeparator" w:id="0">
    <w:p w14:paraId="649DE423" w14:textId="77777777" w:rsidR="00C767F2" w:rsidRDefault="00C767F2" w:rsidP="001E1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0836770"/>
      <w:docPartObj>
        <w:docPartGallery w:val="Page Numbers (Bottom of Page)"/>
        <w:docPartUnique/>
      </w:docPartObj>
    </w:sdtPr>
    <w:sdtEndPr>
      <w:rPr>
        <w:noProof/>
      </w:rPr>
    </w:sdtEndPr>
    <w:sdtContent>
      <w:p w14:paraId="4FE4F958" w14:textId="77777777" w:rsidR="006712AD" w:rsidRDefault="006712AD" w:rsidP="006712AD">
        <w:pPr>
          <w:pStyle w:val="Footer"/>
        </w:pPr>
        <w:r>
          <w:fldChar w:fldCharType="begin"/>
        </w:r>
        <w:r>
          <w:instrText xml:space="preserve"> PAGE   \* MERGEFORMAT </w:instrText>
        </w:r>
        <w:r>
          <w:fldChar w:fldCharType="separate"/>
        </w:r>
        <w:r>
          <w:rPr>
            <w:noProof/>
          </w:rPr>
          <w:t>2</w:t>
        </w:r>
        <w:r>
          <w:rPr>
            <w:noProof/>
          </w:rPr>
          <w:fldChar w:fldCharType="end"/>
        </w:r>
      </w:p>
    </w:sdtContent>
  </w:sdt>
  <w:p w14:paraId="1E3E7CF0" w14:textId="77777777" w:rsidR="006712AD" w:rsidRDefault="006712AD" w:rsidP="006712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5DD1B" w14:textId="56E7A9EE" w:rsidR="006712AD" w:rsidRDefault="006712AD">
    <w:pPr>
      <w:pStyle w:val="Footer"/>
      <w:jc w:val="right"/>
    </w:pPr>
  </w:p>
  <w:p w14:paraId="26A09893" w14:textId="77777777" w:rsidR="006712AD" w:rsidRDefault="006712AD" w:rsidP="006712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8381111"/>
      <w:docPartObj>
        <w:docPartGallery w:val="Page Numbers (Bottom of Page)"/>
        <w:docPartUnique/>
      </w:docPartObj>
    </w:sdtPr>
    <w:sdtEndPr>
      <w:rPr>
        <w:noProof/>
      </w:rPr>
    </w:sdtEndPr>
    <w:sdtContent>
      <w:p w14:paraId="1052FB32" w14:textId="18339958" w:rsidR="001612F6" w:rsidRDefault="001612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F19DF6" w14:textId="77777777" w:rsidR="006712AD" w:rsidRDefault="006712AD" w:rsidP="006712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E14C4" w14:textId="77777777" w:rsidR="00C767F2" w:rsidRDefault="00C767F2" w:rsidP="001E1631">
      <w:pPr>
        <w:spacing w:after="0" w:line="240" w:lineRule="auto"/>
      </w:pPr>
      <w:r>
        <w:separator/>
      </w:r>
    </w:p>
  </w:footnote>
  <w:footnote w:type="continuationSeparator" w:id="0">
    <w:p w14:paraId="4B3D01C6" w14:textId="77777777" w:rsidR="00C767F2" w:rsidRDefault="00C767F2" w:rsidP="001E1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D5B"/>
    <w:multiLevelType w:val="hybridMultilevel"/>
    <w:tmpl w:val="6BDC3E46"/>
    <w:lvl w:ilvl="0" w:tplc="2C6C8F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70FCE"/>
    <w:multiLevelType w:val="multilevel"/>
    <w:tmpl w:val="F7808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96389"/>
    <w:multiLevelType w:val="hybridMultilevel"/>
    <w:tmpl w:val="93BE707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07101AA9"/>
    <w:multiLevelType w:val="multilevel"/>
    <w:tmpl w:val="E220A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DC2D59"/>
    <w:multiLevelType w:val="multilevel"/>
    <w:tmpl w:val="E98C3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A2A49"/>
    <w:multiLevelType w:val="multilevel"/>
    <w:tmpl w:val="C694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472CCD"/>
    <w:multiLevelType w:val="hybridMultilevel"/>
    <w:tmpl w:val="D4FC6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C436F"/>
    <w:multiLevelType w:val="hybridMultilevel"/>
    <w:tmpl w:val="771A96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69877BB"/>
    <w:multiLevelType w:val="multilevel"/>
    <w:tmpl w:val="1826B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985480"/>
    <w:multiLevelType w:val="multilevel"/>
    <w:tmpl w:val="02061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319AC"/>
    <w:multiLevelType w:val="hybridMultilevel"/>
    <w:tmpl w:val="38E8B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300D4A"/>
    <w:multiLevelType w:val="hybridMultilevel"/>
    <w:tmpl w:val="C4768578"/>
    <w:lvl w:ilvl="0" w:tplc="30E090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15717D"/>
    <w:multiLevelType w:val="hybridMultilevel"/>
    <w:tmpl w:val="8DB4CF68"/>
    <w:lvl w:ilvl="0" w:tplc="F20072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1979D2"/>
    <w:multiLevelType w:val="multilevel"/>
    <w:tmpl w:val="5BC65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8B129D"/>
    <w:multiLevelType w:val="multilevel"/>
    <w:tmpl w:val="888038F2"/>
    <w:lvl w:ilvl="0">
      <w:start w:val="1"/>
      <w:numFmt w:val="decimal"/>
      <w:suff w:val="space"/>
      <w:lvlText w:val="CHƯƠNG %1:"/>
      <w:lvlJc w:val="left"/>
      <w:pPr>
        <w:ind w:left="0" w:firstLine="0"/>
      </w:pPr>
      <w:rPr>
        <w:rFonts w:hint="default"/>
      </w:rPr>
    </w:lvl>
    <w:lvl w:ilvl="1">
      <w:start w:val="1"/>
      <w:numFmt w:val="upperRoman"/>
      <w:suff w:val="space"/>
      <w:lvlText w:val="%2."/>
      <w:lvlJc w:val="left"/>
      <w:pPr>
        <w:ind w:left="0" w:firstLine="0"/>
      </w:pPr>
      <w:rPr>
        <w:rFonts w:ascii="Times New Roman" w:hAnsi="Times New Roman" w:hint="default"/>
      </w:rPr>
    </w:lvl>
    <w:lvl w:ilvl="2">
      <w:start w:val="1"/>
      <w:numFmt w:val="decimal"/>
      <w:suff w:val="space"/>
      <w:lvlText w:val="%3."/>
      <w:lvlJc w:val="left"/>
      <w:pPr>
        <w:ind w:left="0" w:firstLine="357"/>
      </w:pPr>
      <w:rPr>
        <w:rFonts w:hint="default"/>
      </w:rPr>
    </w:lvl>
    <w:lvl w:ilvl="3">
      <w:start w:val="1"/>
      <w:numFmt w:val="decimal"/>
      <w:suff w:val="space"/>
      <w:lvlText w:val="%3.%4."/>
      <w:lvlJc w:val="left"/>
      <w:pPr>
        <w:ind w:left="0" w:firstLine="72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FE70E33"/>
    <w:multiLevelType w:val="hybridMultilevel"/>
    <w:tmpl w:val="A08C90F2"/>
    <w:lvl w:ilvl="0" w:tplc="7A94035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1F7F0C"/>
    <w:multiLevelType w:val="hybridMultilevel"/>
    <w:tmpl w:val="59D0E46C"/>
    <w:lvl w:ilvl="0" w:tplc="3A5EAAF0">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44D5D8E"/>
    <w:multiLevelType w:val="multilevel"/>
    <w:tmpl w:val="B4049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DD238F"/>
    <w:multiLevelType w:val="hybridMultilevel"/>
    <w:tmpl w:val="3AAA01BA"/>
    <w:lvl w:ilvl="0" w:tplc="666CC8A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3D0483"/>
    <w:multiLevelType w:val="hybridMultilevel"/>
    <w:tmpl w:val="AF2242BA"/>
    <w:lvl w:ilvl="0" w:tplc="CFA0BC4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52099C"/>
    <w:multiLevelType w:val="multilevel"/>
    <w:tmpl w:val="E952A5D8"/>
    <w:lvl w:ilvl="0">
      <w:start w:val="1"/>
      <w:numFmt w:val="decimal"/>
      <w:suff w:val="space"/>
      <w:lvlText w:val="CHƯƠNG %1:"/>
      <w:lvlJc w:val="left"/>
      <w:pPr>
        <w:ind w:left="0" w:firstLine="0"/>
      </w:pPr>
      <w:rPr>
        <w:rFonts w:hint="default"/>
      </w:rPr>
    </w:lvl>
    <w:lvl w:ilvl="1">
      <w:start w:val="1"/>
      <w:numFmt w:val="upperRoman"/>
      <w:suff w:val="space"/>
      <w:lvlText w:val="%2."/>
      <w:lvlJc w:val="left"/>
      <w:pPr>
        <w:ind w:left="0" w:firstLine="0"/>
      </w:pPr>
      <w:rPr>
        <w:rFonts w:ascii="Times New Roman" w:hAnsi="Times New Roman" w:hint="default"/>
      </w:rPr>
    </w:lvl>
    <w:lvl w:ilvl="2">
      <w:start w:val="1"/>
      <w:numFmt w:val="decimal"/>
      <w:suff w:val="space"/>
      <w:lvlText w:val="%3."/>
      <w:lvlJc w:val="left"/>
      <w:pPr>
        <w:ind w:left="0" w:firstLine="357"/>
      </w:pPr>
      <w:rPr>
        <w:rFonts w:hint="default"/>
      </w:rPr>
    </w:lvl>
    <w:lvl w:ilvl="3">
      <w:start w:val="1"/>
      <w:numFmt w:val="decimal"/>
      <w:suff w:val="space"/>
      <w:lvlText w:val="%3.%4. "/>
      <w:lvlJc w:val="left"/>
      <w:pPr>
        <w:ind w:left="0" w:firstLine="72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EB93B8F"/>
    <w:multiLevelType w:val="hybridMultilevel"/>
    <w:tmpl w:val="93E06386"/>
    <w:lvl w:ilvl="0" w:tplc="37A07C6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FA17310"/>
    <w:multiLevelType w:val="multilevel"/>
    <w:tmpl w:val="07CA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AB667A"/>
    <w:multiLevelType w:val="hybridMultilevel"/>
    <w:tmpl w:val="6932F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E720B3"/>
    <w:multiLevelType w:val="multilevel"/>
    <w:tmpl w:val="6336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AB23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D3A2D5A"/>
    <w:multiLevelType w:val="multilevel"/>
    <w:tmpl w:val="4296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D55F4B"/>
    <w:multiLevelType w:val="hybridMultilevel"/>
    <w:tmpl w:val="05C83012"/>
    <w:lvl w:ilvl="0" w:tplc="DED8994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7700A108">
      <w:start w:val="1"/>
      <w:numFmt w:val="bullet"/>
      <w:lvlText w:val=""/>
      <w:lvlJc w:val="left"/>
      <w:pPr>
        <w:ind w:left="2160" w:hanging="360"/>
      </w:pPr>
      <w:rPr>
        <w:rFonts w:ascii="Symbol" w:eastAsia="Calibri" w:hAnsi="Symbol" w:cs="Cordia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9D1852"/>
    <w:multiLevelType w:val="hybridMultilevel"/>
    <w:tmpl w:val="5DA02FBC"/>
    <w:lvl w:ilvl="0" w:tplc="E3AE3CDA">
      <w:start w:val="1"/>
      <w:numFmt w:val="lowerLetter"/>
      <w:lvlText w:val="%1."/>
      <w:lvlJc w:val="left"/>
      <w:pPr>
        <w:ind w:left="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D2A6812">
      <w:start w:val="1"/>
      <w:numFmt w:val="bullet"/>
      <w:lvlText w:val=""/>
      <w:lvlJc w:val="left"/>
      <w:pPr>
        <w:ind w:left="64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15220862">
      <w:start w:val="1"/>
      <w:numFmt w:val="bullet"/>
      <w:lvlText w:val="▪"/>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0CF0A912">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82B6EB88">
      <w:start w:val="1"/>
      <w:numFmt w:val="bullet"/>
      <w:lvlText w:val="o"/>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67D61276">
      <w:start w:val="1"/>
      <w:numFmt w:val="bullet"/>
      <w:lvlText w:val="▪"/>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A2AE6F7A">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2A86BD1E">
      <w:start w:val="1"/>
      <w:numFmt w:val="bullet"/>
      <w:lvlText w:val="o"/>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A4E097BA">
      <w:start w:val="1"/>
      <w:numFmt w:val="bullet"/>
      <w:lvlText w:val="▪"/>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46E2025C"/>
    <w:multiLevelType w:val="multilevel"/>
    <w:tmpl w:val="4E382D02"/>
    <w:lvl w:ilvl="0">
      <w:start w:val="1"/>
      <w:numFmt w:val="decimal"/>
      <w:pStyle w:val="A1"/>
      <w:suff w:val="space"/>
      <w:lvlText w:val="CHƯƠNG %1:"/>
      <w:lvlJc w:val="left"/>
      <w:pPr>
        <w:ind w:left="-32766" w:firstLine="32766"/>
      </w:pPr>
      <w:rPr>
        <w:rFonts w:hint="default"/>
      </w:rPr>
    </w:lvl>
    <w:lvl w:ilvl="1">
      <w:start w:val="1"/>
      <w:numFmt w:val="decimal"/>
      <w:pStyle w:val="A2"/>
      <w:suff w:val="space"/>
      <w:lvlText w:val="%1.%2."/>
      <w:lvlJc w:val="left"/>
      <w:pPr>
        <w:ind w:left="0" w:firstLine="0"/>
      </w:pPr>
      <w:rPr>
        <w:rFonts w:hint="default"/>
      </w:rPr>
    </w:lvl>
    <w:lvl w:ilvl="2">
      <w:start w:val="1"/>
      <w:numFmt w:val="decimal"/>
      <w:pStyle w:val="A3"/>
      <w:suff w:val="space"/>
      <w:lvlText w:val="%1.%2.%3."/>
      <w:lvlJc w:val="left"/>
      <w:pPr>
        <w:ind w:left="0" w:firstLine="0"/>
      </w:pPr>
      <w:rPr>
        <w:rFonts w:hint="default"/>
      </w:rPr>
    </w:lvl>
    <w:lvl w:ilvl="3">
      <w:start w:val="1"/>
      <w:numFmt w:val="lowerLetter"/>
      <w:pStyle w:val="A4"/>
      <w:suff w:val="space"/>
      <w:lvlText w:val="%4."/>
      <w:lvlJc w:val="left"/>
      <w:pPr>
        <w:ind w:left="0" w:firstLine="0"/>
      </w:pPr>
      <w:rPr>
        <w:rFonts w:hint="default"/>
      </w:rPr>
    </w:lvl>
    <w:lvl w:ilvl="4">
      <w:start w:val="1"/>
      <w:numFmt w:val="lowerRoman"/>
      <w:pStyle w:val="A5"/>
      <w:suff w:val="space"/>
      <w:lvlText w:val="%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D64344C"/>
    <w:multiLevelType w:val="hybridMultilevel"/>
    <w:tmpl w:val="BF2A354C"/>
    <w:lvl w:ilvl="0" w:tplc="C7F6A1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F27EEB"/>
    <w:multiLevelType w:val="multilevel"/>
    <w:tmpl w:val="68227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heme="minorHAnsi" w:hAnsi="Times New Roman" w:cs="Times New Roman"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CD5584"/>
    <w:multiLevelType w:val="multilevel"/>
    <w:tmpl w:val="DE66AC2E"/>
    <w:lvl w:ilvl="0">
      <w:start w:val="2"/>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53CA371F"/>
    <w:multiLevelType w:val="hybridMultilevel"/>
    <w:tmpl w:val="894A3BE6"/>
    <w:lvl w:ilvl="0" w:tplc="026436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0A118B"/>
    <w:multiLevelType w:val="hybridMultilevel"/>
    <w:tmpl w:val="4C92DB70"/>
    <w:lvl w:ilvl="0" w:tplc="04090001">
      <w:start w:val="1"/>
      <w:numFmt w:val="bullet"/>
      <w:lvlText w:val=""/>
      <w:lvlJc w:val="left"/>
      <w:pPr>
        <w:ind w:left="720" w:hanging="36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EC6489"/>
    <w:multiLevelType w:val="multilevel"/>
    <w:tmpl w:val="32E0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D0635D"/>
    <w:multiLevelType w:val="hybridMultilevel"/>
    <w:tmpl w:val="3A867974"/>
    <w:lvl w:ilvl="0" w:tplc="F5CE9DF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2C1DC9"/>
    <w:multiLevelType w:val="multilevel"/>
    <w:tmpl w:val="B7CED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413EB4"/>
    <w:multiLevelType w:val="multilevel"/>
    <w:tmpl w:val="92AC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DA6F2F"/>
    <w:multiLevelType w:val="hybridMultilevel"/>
    <w:tmpl w:val="546E5560"/>
    <w:lvl w:ilvl="0" w:tplc="C61A644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3284743"/>
    <w:multiLevelType w:val="multilevel"/>
    <w:tmpl w:val="303026B2"/>
    <w:lvl w:ilvl="0">
      <w:start w:val="1"/>
      <w:numFmt w:val="decimal"/>
      <w:suff w:val="space"/>
      <w:lvlText w:val="CHƯƠNG %1."/>
      <w:lvlJc w:val="left"/>
      <w:pPr>
        <w:ind w:left="360" w:hanging="360"/>
      </w:pPr>
      <w:rPr>
        <w:rFonts w:hint="default"/>
      </w:rPr>
    </w:lvl>
    <w:lvl w:ilvl="1">
      <w:start w:val="1"/>
      <w:numFmt w:val="decimal"/>
      <w:suff w:val="space"/>
      <w:lvlText w:val="%1.%2. "/>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suff w:val="space"/>
      <w:lvlText w:val="%1.%2.%4. "/>
      <w:lvlJc w:val="left"/>
      <w:pPr>
        <w:ind w:left="284" w:firstLine="796"/>
      </w:pPr>
      <w:rPr>
        <w:rFonts w:hint="default"/>
        <w:b w:val="0"/>
        <w:bC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66004C94"/>
    <w:multiLevelType w:val="hybridMultilevel"/>
    <w:tmpl w:val="3272A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FA3BDF"/>
    <w:multiLevelType w:val="hybridMultilevel"/>
    <w:tmpl w:val="5D725610"/>
    <w:lvl w:ilvl="0" w:tplc="3C96CD10">
      <w:numFmt w:val="bullet"/>
      <w:lvlText w:val="•"/>
      <w:lvlJc w:val="left"/>
      <w:pPr>
        <w:ind w:left="1128" w:hanging="360"/>
      </w:pPr>
      <w:rPr>
        <w:rFonts w:ascii="Calibri" w:eastAsiaTheme="minorHAnsi" w:hAnsi="Calibri" w:cs="Calibri"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43" w15:restartNumberingAfterBreak="0">
    <w:nsid w:val="684622BC"/>
    <w:multiLevelType w:val="multilevel"/>
    <w:tmpl w:val="873A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AE7B69"/>
    <w:multiLevelType w:val="multilevel"/>
    <w:tmpl w:val="6C7C4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9B05F8F"/>
    <w:multiLevelType w:val="hybridMultilevel"/>
    <w:tmpl w:val="FE104074"/>
    <w:lvl w:ilvl="0" w:tplc="B3DCAC50">
      <w:start w:val="1"/>
      <w:numFmt w:val="decimal"/>
      <w:lvlText w:val="%1.1"/>
      <w:lvlJc w:val="left"/>
      <w:pPr>
        <w:ind w:left="259"/>
      </w:pPr>
      <w:rPr>
        <w:rFonts w:hint="default"/>
        <w:b/>
        <w:bCs/>
        <w:i w:val="0"/>
        <w:strike w:val="0"/>
        <w:dstrike w:val="0"/>
        <w:color w:val="auto"/>
        <w:sz w:val="26"/>
        <w:szCs w:val="26"/>
        <w:u w:val="none" w:color="000000"/>
        <w:bdr w:val="none" w:sz="0" w:space="0" w:color="auto"/>
        <w:shd w:val="clear" w:color="auto" w:fill="auto"/>
        <w:vertAlign w:val="baseline"/>
      </w:rPr>
    </w:lvl>
    <w:lvl w:ilvl="1" w:tplc="4AE0E610">
      <w:start w:val="1"/>
      <w:numFmt w:val="bullet"/>
      <w:lvlText w:val=""/>
      <w:lvlJc w:val="left"/>
      <w:pPr>
        <w:ind w:left="63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A6BE5A08">
      <w:start w:val="1"/>
      <w:numFmt w:val="bullet"/>
      <w:lvlText w:val="▪"/>
      <w:lvlJc w:val="left"/>
      <w:pPr>
        <w:ind w:left="143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5058B952">
      <w:start w:val="1"/>
      <w:numFmt w:val="bullet"/>
      <w:lvlText w:val="•"/>
      <w:lvlJc w:val="left"/>
      <w:pPr>
        <w:ind w:left="215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1CD6A63A">
      <w:start w:val="1"/>
      <w:numFmt w:val="bullet"/>
      <w:lvlText w:val="o"/>
      <w:lvlJc w:val="left"/>
      <w:pPr>
        <w:ind w:left="287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A738C074">
      <w:start w:val="1"/>
      <w:numFmt w:val="bullet"/>
      <w:lvlText w:val="▪"/>
      <w:lvlJc w:val="left"/>
      <w:pPr>
        <w:ind w:left="359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9C981E9C">
      <w:start w:val="1"/>
      <w:numFmt w:val="bullet"/>
      <w:lvlText w:val="•"/>
      <w:lvlJc w:val="left"/>
      <w:pPr>
        <w:ind w:left="431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D2687B0C">
      <w:start w:val="1"/>
      <w:numFmt w:val="bullet"/>
      <w:lvlText w:val="o"/>
      <w:lvlJc w:val="left"/>
      <w:pPr>
        <w:ind w:left="503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174C00E2">
      <w:start w:val="1"/>
      <w:numFmt w:val="bullet"/>
      <w:lvlText w:val="▪"/>
      <w:lvlJc w:val="left"/>
      <w:pPr>
        <w:ind w:left="575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46" w15:restartNumberingAfterBreak="0">
    <w:nsid w:val="6A1F03A7"/>
    <w:multiLevelType w:val="multilevel"/>
    <w:tmpl w:val="BB82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F62456"/>
    <w:multiLevelType w:val="multilevel"/>
    <w:tmpl w:val="64520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7372D1"/>
    <w:multiLevelType w:val="hybridMultilevel"/>
    <w:tmpl w:val="5FCC7866"/>
    <w:lvl w:ilvl="0" w:tplc="97F2C230">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295379"/>
    <w:multiLevelType w:val="hybridMultilevel"/>
    <w:tmpl w:val="5C3281A2"/>
    <w:lvl w:ilvl="0" w:tplc="3C96CD10">
      <w:numFmt w:val="bullet"/>
      <w:lvlText w:val="•"/>
      <w:lvlJc w:val="left"/>
      <w:pPr>
        <w:ind w:left="1128"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068AE"/>
    <w:multiLevelType w:val="hybridMultilevel"/>
    <w:tmpl w:val="244A792C"/>
    <w:lvl w:ilvl="0" w:tplc="4060039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166700"/>
    <w:multiLevelType w:val="hybridMultilevel"/>
    <w:tmpl w:val="E6EEB73C"/>
    <w:lvl w:ilvl="0" w:tplc="F08843A0">
      <w:numFmt w:val="bullet"/>
      <w:lvlText w:val="-"/>
      <w:lvlJc w:val="left"/>
      <w:pPr>
        <w:ind w:left="720" w:hanging="360"/>
      </w:pPr>
      <w:rPr>
        <w:rFonts w:ascii="Open Sans" w:eastAsiaTheme="minorHAnsi" w:hAnsi="Open Sans" w:cs="Open Sans"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E8B6749"/>
    <w:multiLevelType w:val="hybridMultilevel"/>
    <w:tmpl w:val="3A727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260714">
    <w:abstractNumId w:val="52"/>
  </w:num>
  <w:num w:numId="2" w16cid:durableId="93139053">
    <w:abstractNumId w:val="42"/>
  </w:num>
  <w:num w:numId="3" w16cid:durableId="1537429936">
    <w:abstractNumId w:val="22"/>
  </w:num>
  <w:num w:numId="4" w16cid:durableId="1898586378">
    <w:abstractNumId w:val="26"/>
  </w:num>
  <w:num w:numId="5" w16cid:durableId="625895051">
    <w:abstractNumId w:val="9"/>
  </w:num>
  <w:num w:numId="6" w16cid:durableId="1286035758">
    <w:abstractNumId w:val="13"/>
  </w:num>
  <w:num w:numId="7" w16cid:durableId="1400708394">
    <w:abstractNumId w:val="49"/>
  </w:num>
  <w:num w:numId="8" w16cid:durableId="976377820">
    <w:abstractNumId w:val="23"/>
  </w:num>
  <w:num w:numId="9" w16cid:durableId="1733917705">
    <w:abstractNumId w:val="1"/>
  </w:num>
  <w:num w:numId="10" w16cid:durableId="1484354981">
    <w:abstractNumId w:val="37"/>
  </w:num>
  <w:num w:numId="11" w16cid:durableId="647366631">
    <w:abstractNumId w:val="6"/>
  </w:num>
  <w:num w:numId="12" w16cid:durableId="1747075200">
    <w:abstractNumId w:val="51"/>
  </w:num>
  <w:num w:numId="13" w16cid:durableId="1583101465">
    <w:abstractNumId w:val="31"/>
  </w:num>
  <w:num w:numId="14" w16cid:durableId="757215419">
    <w:abstractNumId w:val="8"/>
  </w:num>
  <w:num w:numId="15" w16cid:durableId="2091124238">
    <w:abstractNumId w:val="46"/>
  </w:num>
  <w:num w:numId="16" w16cid:durableId="167447171">
    <w:abstractNumId w:val="10"/>
  </w:num>
  <w:num w:numId="17" w16cid:durableId="1366369770">
    <w:abstractNumId w:val="38"/>
  </w:num>
  <w:num w:numId="18" w16cid:durableId="1307397663">
    <w:abstractNumId w:val="44"/>
  </w:num>
  <w:num w:numId="19" w16cid:durableId="1370375302">
    <w:abstractNumId w:val="3"/>
  </w:num>
  <w:num w:numId="20" w16cid:durableId="224412733">
    <w:abstractNumId w:val="14"/>
  </w:num>
  <w:num w:numId="21" w16cid:durableId="30763845">
    <w:abstractNumId w:val="15"/>
  </w:num>
  <w:num w:numId="22" w16cid:durableId="668600409">
    <w:abstractNumId w:val="36"/>
  </w:num>
  <w:num w:numId="23" w16cid:durableId="1243561176">
    <w:abstractNumId w:val="39"/>
  </w:num>
  <w:num w:numId="24" w16cid:durableId="1375079353">
    <w:abstractNumId w:val="0"/>
  </w:num>
  <w:num w:numId="25" w16cid:durableId="971593668">
    <w:abstractNumId w:val="27"/>
  </w:num>
  <w:num w:numId="26" w16cid:durableId="639648137">
    <w:abstractNumId w:val="25"/>
  </w:num>
  <w:num w:numId="27" w16cid:durableId="118643491">
    <w:abstractNumId w:val="32"/>
  </w:num>
  <w:num w:numId="28" w16cid:durableId="1048725572">
    <w:abstractNumId w:val="20"/>
  </w:num>
  <w:num w:numId="29" w16cid:durableId="1759591783">
    <w:abstractNumId w:val="40"/>
  </w:num>
  <w:num w:numId="30" w16cid:durableId="1494446411">
    <w:abstractNumId w:val="11"/>
  </w:num>
  <w:num w:numId="31" w16cid:durableId="2043553371">
    <w:abstractNumId w:val="12"/>
  </w:num>
  <w:num w:numId="32" w16cid:durableId="1179926579">
    <w:abstractNumId w:val="50"/>
  </w:num>
  <w:num w:numId="33" w16cid:durableId="912853007">
    <w:abstractNumId w:val="29"/>
  </w:num>
  <w:num w:numId="34" w16cid:durableId="351420448">
    <w:abstractNumId w:val="5"/>
  </w:num>
  <w:num w:numId="35" w16cid:durableId="595092806">
    <w:abstractNumId w:val="43"/>
  </w:num>
  <w:num w:numId="36" w16cid:durableId="2047438484">
    <w:abstractNumId w:val="19"/>
  </w:num>
  <w:num w:numId="37" w16cid:durableId="1889494611">
    <w:abstractNumId w:val="48"/>
  </w:num>
  <w:num w:numId="38" w16cid:durableId="1265066230">
    <w:abstractNumId w:val="35"/>
  </w:num>
  <w:num w:numId="39" w16cid:durableId="244998273">
    <w:abstractNumId w:val="4"/>
  </w:num>
  <w:num w:numId="40" w16cid:durableId="414208983">
    <w:abstractNumId w:val="24"/>
  </w:num>
  <w:num w:numId="41" w16cid:durableId="107108038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48862098">
    <w:abstractNumId w:val="16"/>
  </w:num>
  <w:num w:numId="43" w16cid:durableId="645279719">
    <w:abstractNumId w:val="21"/>
  </w:num>
  <w:num w:numId="44" w16cid:durableId="1270312662">
    <w:abstractNumId w:val="30"/>
  </w:num>
  <w:num w:numId="45" w16cid:durableId="1002199137">
    <w:abstractNumId w:val="18"/>
  </w:num>
  <w:num w:numId="46" w16cid:durableId="2035689005">
    <w:abstractNumId w:val="17"/>
  </w:num>
  <w:num w:numId="47" w16cid:durableId="126515691">
    <w:abstractNumId w:val="47"/>
  </w:num>
  <w:num w:numId="48" w16cid:durableId="1492328880">
    <w:abstractNumId w:val="2"/>
  </w:num>
  <w:num w:numId="49" w16cid:durableId="1131289782">
    <w:abstractNumId w:val="41"/>
  </w:num>
  <w:num w:numId="50" w16cid:durableId="2054192514">
    <w:abstractNumId w:val="34"/>
  </w:num>
  <w:num w:numId="51" w16cid:durableId="1985770002">
    <w:abstractNumId w:val="28"/>
  </w:num>
  <w:num w:numId="52" w16cid:durableId="388113696">
    <w:abstractNumId w:val="45"/>
  </w:num>
  <w:num w:numId="53" w16cid:durableId="415324989">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guyen truong">
    <w15:presenceInfo w15:providerId="Windows Live" w15:userId="98f6cd298e717f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defaultTabStop w:val="158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A01"/>
    <w:rsid w:val="000134EA"/>
    <w:rsid w:val="00025953"/>
    <w:rsid w:val="0002775C"/>
    <w:rsid w:val="00030A3C"/>
    <w:rsid w:val="00032801"/>
    <w:rsid w:val="00034721"/>
    <w:rsid w:val="00035BD0"/>
    <w:rsid w:val="00044BB2"/>
    <w:rsid w:val="00052A56"/>
    <w:rsid w:val="00063918"/>
    <w:rsid w:val="00077960"/>
    <w:rsid w:val="00082BE2"/>
    <w:rsid w:val="00086E5E"/>
    <w:rsid w:val="00094AFA"/>
    <w:rsid w:val="00095867"/>
    <w:rsid w:val="00095E5D"/>
    <w:rsid w:val="000961FE"/>
    <w:rsid w:val="000A1992"/>
    <w:rsid w:val="000B6EDC"/>
    <w:rsid w:val="000D2A9C"/>
    <w:rsid w:val="000E1AE6"/>
    <w:rsid w:val="000F765E"/>
    <w:rsid w:val="001008BB"/>
    <w:rsid w:val="00101F7E"/>
    <w:rsid w:val="00106472"/>
    <w:rsid w:val="00106F56"/>
    <w:rsid w:val="00134154"/>
    <w:rsid w:val="001420DC"/>
    <w:rsid w:val="001612F6"/>
    <w:rsid w:val="0016511C"/>
    <w:rsid w:val="00171A8C"/>
    <w:rsid w:val="0019127D"/>
    <w:rsid w:val="00192416"/>
    <w:rsid w:val="001A21F7"/>
    <w:rsid w:val="001A6091"/>
    <w:rsid w:val="001B69B8"/>
    <w:rsid w:val="001D1B21"/>
    <w:rsid w:val="001E1631"/>
    <w:rsid w:val="001E298E"/>
    <w:rsid w:val="001E79DA"/>
    <w:rsid w:val="001F2D53"/>
    <w:rsid w:val="001F4B07"/>
    <w:rsid w:val="00205071"/>
    <w:rsid w:val="0021348B"/>
    <w:rsid w:val="0021644D"/>
    <w:rsid w:val="002232E8"/>
    <w:rsid w:val="00224BFB"/>
    <w:rsid w:val="00225E18"/>
    <w:rsid w:val="00226431"/>
    <w:rsid w:val="00233C10"/>
    <w:rsid w:val="00244EDE"/>
    <w:rsid w:val="00254F6A"/>
    <w:rsid w:val="00282FE8"/>
    <w:rsid w:val="0029000F"/>
    <w:rsid w:val="002A68B7"/>
    <w:rsid w:val="002B377F"/>
    <w:rsid w:val="002C0AF1"/>
    <w:rsid w:val="002C3400"/>
    <w:rsid w:val="002C6852"/>
    <w:rsid w:val="002C6B4C"/>
    <w:rsid w:val="002D6057"/>
    <w:rsid w:val="002D7DD4"/>
    <w:rsid w:val="002D7FAF"/>
    <w:rsid w:val="002E1D92"/>
    <w:rsid w:val="003167B4"/>
    <w:rsid w:val="00321581"/>
    <w:rsid w:val="00327A85"/>
    <w:rsid w:val="003302EE"/>
    <w:rsid w:val="00330710"/>
    <w:rsid w:val="003313A5"/>
    <w:rsid w:val="00333B6A"/>
    <w:rsid w:val="00342F98"/>
    <w:rsid w:val="00354C3A"/>
    <w:rsid w:val="0035559D"/>
    <w:rsid w:val="00374416"/>
    <w:rsid w:val="00377E0C"/>
    <w:rsid w:val="003801C3"/>
    <w:rsid w:val="00393BB6"/>
    <w:rsid w:val="003B7FE7"/>
    <w:rsid w:val="003C44E1"/>
    <w:rsid w:val="00407805"/>
    <w:rsid w:val="004172E1"/>
    <w:rsid w:val="004245A3"/>
    <w:rsid w:val="00427A01"/>
    <w:rsid w:val="00445BD7"/>
    <w:rsid w:val="00454155"/>
    <w:rsid w:val="004546A4"/>
    <w:rsid w:val="00456105"/>
    <w:rsid w:val="004631C8"/>
    <w:rsid w:val="00476206"/>
    <w:rsid w:val="00481D90"/>
    <w:rsid w:val="004A160F"/>
    <w:rsid w:val="004A222F"/>
    <w:rsid w:val="004B215A"/>
    <w:rsid w:val="004B7DDA"/>
    <w:rsid w:val="004E328E"/>
    <w:rsid w:val="004F58DA"/>
    <w:rsid w:val="00500357"/>
    <w:rsid w:val="00507EFC"/>
    <w:rsid w:val="005158CE"/>
    <w:rsid w:val="00524F6B"/>
    <w:rsid w:val="005345A3"/>
    <w:rsid w:val="00551900"/>
    <w:rsid w:val="00554F60"/>
    <w:rsid w:val="0055740A"/>
    <w:rsid w:val="00571B32"/>
    <w:rsid w:val="0058569F"/>
    <w:rsid w:val="0058683A"/>
    <w:rsid w:val="00590A7A"/>
    <w:rsid w:val="005A095E"/>
    <w:rsid w:val="005A25BF"/>
    <w:rsid w:val="005B411C"/>
    <w:rsid w:val="005B4F47"/>
    <w:rsid w:val="005C22DB"/>
    <w:rsid w:val="005C284E"/>
    <w:rsid w:val="005C318F"/>
    <w:rsid w:val="005D4644"/>
    <w:rsid w:val="005E579B"/>
    <w:rsid w:val="005F3336"/>
    <w:rsid w:val="00601302"/>
    <w:rsid w:val="00615125"/>
    <w:rsid w:val="006331A5"/>
    <w:rsid w:val="00642995"/>
    <w:rsid w:val="0064670B"/>
    <w:rsid w:val="0065503A"/>
    <w:rsid w:val="006712AD"/>
    <w:rsid w:val="00672EE9"/>
    <w:rsid w:val="00673C6A"/>
    <w:rsid w:val="006856D0"/>
    <w:rsid w:val="006D37EA"/>
    <w:rsid w:val="006D6D47"/>
    <w:rsid w:val="006E27CD"/>
    <w:rsid w:val="006E33AC"/>
    <w:rsid w:val="006E4859"/>
    <w:rsid w:val="006E5538"/>
    <w:rsid w:val="006F3BA0"/>
    <w:rsid w:val="00707879"/>
    <w:rsid w:val="00707963"/>
    <w:rsid w:val="0072449C"/>
    <w:rsid w:val="007343DB"/>
    <w:rsid w:val="0073761E"/>
    <w:rsid w:val="007402BB"/>
    <w:rsid w:val="00770863"/>
    <w:rsid w:val="00773E63"/>
    <w:rsid w:val="007821AB"/>
    <w:rsid w:val="007821EE"/>
    <w:rsid w:val="007A1195"/>
    <w:rsid w:val="007A639E"/>
    <w:rsid w:val="007A731F"/>
    <w:rsid w:val="007B03B2"/>
    <w:rsid w:val="007B0BF4"/>
    <w:rsid w:val="007C0FB8"/>
    <w:rsid w:val="007D0A10"/>
    <w:rsid w:val="007D6F4E"/>
    <w:rsid w:val="007E4C67"/>
    <w:rsid w:val="007F4EAB"/>
    <w:rsid w:val="007F5EFB"/>
    <w:rsid w:val="007F64AA"/>
    <w:rsid w:val="007F749C"/>
    <w:rsid w:val="008107FC"/>
    <w:rsid w:val="00820EAB"/>
    <w:rsid w:val="00847435"/>
    <w:rsid w:val="0085296D"/>
    <w:rsid w:val="0085620F"/>
    <w:rsid w:val="00870628"/>
    <w:rsid w:val="00871B08"/>
    <w:rsid w:val="00875582"/>
    <w:rsid w:val="0088599A"/>
    <w:rsid w:val="0089008F"/>
    <w:rsid w:val="0089185C"/>
    <w:rsid w:val="008A4BD5"/>
    <w:rsid w:val="008B13F6"/>
    <w:rsid w:val="008B70AC"/>
    <w:rsid w:val="008E2062"/>
    <w:rsid w:val="008E663F"/>
    <w:rsid w:val="008F2871"/>
    <w:rsid w:val="00910006"/>
    <w:rsid w:val="00911493"/>
    <w:rsid w:val="00914B6F"/>
    <w:rsid w:val="00923E62"/>
    <w:rsid w:val="00924751"/>
    <w:rsid w:val="00926473"/>
    <w:rsid w:val="00931943"/>
    <w:rsid w:val="00935320"/>
    <w:rsid w:val="00935E20"/>
    <w:rsid w:val="0093685F"/>
    <w:rsid w:val="00945DB6"/>
    <w:rsid w:val="009625E6"/>
    <w:rsid w:val="00966CCF"/>
    <w:rsid w:val="009769C8"/>
    <w:rsid w:val="00981FBD"/>
    <w:rsid w:val="00986B1A"/>
    <w:rsid w:val="009B53BC"/>
    <w:rsid w:val="009C2C8A"/>
    <w:rsid w:val="009C369A"/>
    <w:rsid w:val="009D25D2"/>
    <w:rsid w:val="009E1DD1"/>
    <w:rsid w:val="009E3C62"/>
    <w:rsid w:val="009E53EE"/>
    <w:rsid w:val="009E68D4"/>
    <w:rsid w:val="009F331D"/>
    <w:rsid w:val="009F78CB"/>
    <w:rsid w:val="00A0274B"/>
    <w:rsid w:val="00A05A8D"/>
    <w:rsid w:val="00A0689E"/>
    <w:rsid w:val="00A15554"/>
    <w:rsid w:val="00A17897"/>
    <w:rsid w:val="00A27CB2"/>
    <w:rsid w:val="00A419FD"/>
    <w:rsid w:val="00A5131A"/>
    <w:rsid w:val="00A533BC"/>
    <w:rsid w:val="00A55582"/>
    <w:rsid w:val="00A56890"/>
    <w:rsid w:val="00A62E00"/>
    <w:rsid w:val="00A64666"/>
    <w:rsid w:val="00A7050F"/>
    <w:rsid w:val="00A72839"/>
    <w:rsid w:val="00A751E4"/>
    <w:rsid w:val="00A81DED"/>
    <w:rsid w:val="00A86B38"/>
    <w:rsid w:val="00A90429"/>
    <w:rsid w:val="00A92302"/>
    <w:rsid w:val="00A92711"/>
    <w:rsid w:val="00A92EAE"/>
    <w:rsid w:val="00AB149F"/>
    <w:rsid w:val="00AB5441"/>
    <w:rsid w:val="00AB776F"/>
    <w:rsid w:val="00AC07E2"/>
    <w:rsid w:val="00AD5ED6"/>
    <w:rsid w:val="00AD68EE"/>
    <w:rsid w:val="00AE3AAF"/>
    <w:rsid w:val="00AF426E"/>
    <w:rsid w:val="00AF7732"/>
    <w:rsid w:val="00B05361"/>
    <w:rsid w:val="00B10A67"/>
    <w:rsid w:val="00B12F37"/>
    <w:rsid w:val="00B15D31"/>
    <w:rsid w:val="00B22D33"/>
    <w:rsid w:val="00B2370C"/>
    <w:rsid w:val="00B26909"/>
    <w:rsid w:val="00B36B7F"/>
    <w:rsid w:val="00B5581F"/>
    <w:rsid w:val="00B72DBD"/>
    <w:rsid w:val="00B835EF"/>
    <w:rsid w:val="00B85C89"/>
    <w:rsid w:val="00B920F7"/>
    <w:rsid w:val="00BB315A"/>
    <w:rsid w:val="00BC04E0"/>
    <w:rsid w:val="00BC5BB3"/>
    <w:rsid w:val="00BC7D6B"/>
    <w:rsid w:val="00BE7420"/>
    <w:rsid w:val="00BF13D5"/>
    <w:rsid w:val="00BF2EEF"/>
    <w:rsid w:val="00BF7AF1"/>
    <w:rsid w:val="00C03F78"/>
    <w:rsid w:val="00C32AC3"/>
    <w:rsid w:val="00C33A95"/>
    <w:rsid w:val="00C4690B"/>
    <w:rsid w:val="00C605E0"/>
    <w:rsid w:val="00C767F2"/>
    <w:rsid w:val="00C80CD3"/>
    <w:rsid w:val="00C930F7"/>
    <w:rsid w:val="00C933A7"/>
    <w:rsid w:val="00C960A2"/>
    <w:rsid w:val="00C96911"/>
    <w:rsid w:val="00CA7B25"/>
    <w:rsid w:val="00CA7EDC"/>
    <w:rsid w:val="00CD063C"/>
    <w:rsid w:val="00CD1156"/>
    <w:rsid w:val="00CD66DA"/>
    <w:rsid w:val="00CF2172"/>
    <w:rsid w:val="00CF4056"/>
    <w:rsid w:val="00CF6DA8"/>
    <w:rsid w:val="00D04527"/>
    <w:rsid w:val="00D13C7B"/>
    <w:rsid w:val="00D32F19"/>
    <w:rsid w:val="00D54120"/>
    <w:rsid w:val="00D60563"/>
    <w:rsid w:val="00D65BB8"/>
    <w:rsid w:val="00D67B1C"/>
    <w:rsid w:val="00D879E1"/>
    <w:rsid w:val="00DA12F6"/>
    <w:rsid w:val="00DA1B91"/>
    <w:rsid w:val="00DB06F6"/>
    <w:rsid w:val="00DB2787"/>
    <w:rsid w:val="00DC2E3E"/>
    <w:rsid w:val="00DC75E1"/>
    <w:rsid w:val="00DD46F5"/>
    <w:rsid w:val="00DE6F94"/>
    <w:rsid w:val="00DE7ACD"/>
    <w:rsid w:val="00DF15C6"/>
    <w:rsid w:val="00DF1C1C"/>
    <w:rsid w:val="00E004D5"/>
    <w:rsid w:val="00E063C2"/>
    <w:rsid w:val="00E07853"/>
    <w:rsid w:val="00E14F35"/>
    <w:rsid w:val="00E17236"/>
    <w:rsid w:val="00E22083"/>
    <w:rsid w:val="00E27234"/>
    <w:rsid w:val="00E411C1"/>
    <w:rsid w:val="00E7077A"/>
    <w:rsid w:val="00E75FE3"/>
    <w:rsid w:val="00E77296"/>
    <w:rsid w:val="00E80368"/>
    <w:rsid w:val="00E939EB"/>
    <w:rsid w:val="00EB0265"/>
    <w:rsid w:val="00EC0706"/>
    <w:rsid w:val="00EC2B46"/>
    <w:rsid w:val="00EC6518"/>
    <w:rsid w:val="00ED220E"/>
    <w:rsid w:val="00ED3733"/>
    <w:rsid w:val="00ED4C10"/>
    <w:rsid w:val="00ED5AD9"/>
    <w:rsid w:val="00EF3D34"/>
    <w:rsid w:val="00EF4B16"/>
    <w:rsid w:val="00F00625"/>
    <w:rsid w:val="00F076B9"/>
    <w:rsid w:val="00F10673"/>
    <w:rsid w:val="00F11363"/>
    <w:rsid w:val="00F37408"/>
    <w:rsid w:val="00F507E4"/>
    <w:rsid w:val="00F5413E"/>
    <w:rsid w:val="00F6764F"/>
    <w:rsid w:val="00F6780D"/>
    <w:rsid w:val="00F77278"/>
    <w:rsid w:val="00F83381"/>
    <w:rsid w:val="00FA14D6"/>
    <w:rsid w:val="00FB21DD"/>
    <w:rsid w:val="00FB2BCC"/>
    <w:rsid w:val="00FB48A4"/>
    <w:rsid w:val="00FF038C"/>
    <w:rsid w:val="00FF0AB4"/>
    <w:rsid w:val="00FF26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46E7E"/>
  <w15:chartTrackingRefBased/>
  <w15:docId w15:val="{4CB03D60-C00F-4B38-B9B0-A3F0CF68E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3A"/>
    <w:pPr>
      <w:jc w:val="both"/>
    </w:pPr>
    <w:rPr>
      <w:rFonts w:ascii="Times New Roman" w:hAnsi="Times New Roman"/>
      <w:sz w:val="28"/>
    </w:rPr>
  </w:style>
  <w:style w:type="paragraph" w:styleId="Heading1">
    <w:name w:val="heading 1"/>
    <w:basedOn w:val="Normal"/>
    <w:next w:val="Normal"/>
    <w:link w:val="Heading1Char"/>
    <w:autoRedefine/>
    <w:uiPriority w:val="9"/>
    <w:qFormat/>
    <w:rsid w:val="008A4BD5"/>
    <w:pPr>
      <w:keepNext/>
      <w:keepLines/>
      <w:spacing w:before="240" w:after="0"/>
      <w:jc w:val="center"/>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semiHidden/>
    <w:unhideWhenUsed/>
    <w:qFormat/>
    <w:rsid w:val="00A86B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172E1"/>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semiHidden/>
    <w:unhideWhenUsed/>
    <w:qFormat/>
    <w:rsid w:val="008706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A10"/>
    <w:pPr>
      <w:ind w:left="720"/>
      <w:contextualSpacing/>
    </w:pPr>
  </w:style>
  <w:style w:type="paragraph" w:styleId="NormalWeb">
    <w:name w:val="Normal (Web)"/>
    <w:basedOn w:val="Normal"/>
    <w:uiPriority w:val="99"/>
    <w:unhideWhenUsed/>
    <w:rsid w:val="004172E1"/>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4172E1"/>
    <w:rPr>
      <w:rFonts w:ascii="Times New Roman" w:eastAsia="Times New Roman" w:hAnsi="Times New Roman" w:cs="Times New Roman"/>
      <w:b/>
      <w:bCs/>
      <w:sz w:val="27"/>
      <w:szCs w:val="27"/>
    </w:rPr>
  </w:style>
  <w:style w:type="character" w:styleId="Strong">
    <w:name w:val="Strong"/>
    <w:basedOn w:val="DefaultParagraphFont"/>
    <w:uiPriority w:val="22"/>
    <w:qFormat/>
    <w:rsid w:val="004172E1"/>
    <w:rPr>
      <w:b/>
      <w:bCs/>
    </w:rPr>
  </w:style>
  <w:style w:type="paragraph" w:styleId="HTMLPreformatted">
    <w:name w:val="HTML Preformatted"/>
    <w:basedOn w:val="Normal"/>
    <w:link w:val="HTMLPreformattedChar"/>
    <w:uiPriority w:val="99"/>
    <w:semiHidden/>
    <w:unhideWhenUsed/>
    <w:rsid w:val="00052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2A56"/>
    <w:rPr>
      <w:rFonts w:ascii="Courier New" w:eastAsia="Times New Roman" w:hAnsi="Courier New" w:cs="Courier New"/>
      <w:sz w:val="20"/>
      <w:szCs w:val="20"/>
    </w:rPr>
  </w:style>
  <w:style w:type="character" w:styleId="HTMLCode">
    <w:name w:val="HTML Code"/>
    <w:basedOn w:val="DefaultParagraphFont"/>
    <w:uiPriority w:val="99"/>
    <w:semiHidden/>
    <w:unhideWhenUsed/>
    <w:rsid w:val="00052A56"/>
    <w:rPr>
      <w:rFonts w:ascii="Courier New" w:eastAsia="Times New Roman" w:hAnsi="Courier New" w:cs="Courier New"/>
      <w:sz w:val="20"/>
      <w:szCs w:val="20"/>
    </w:rPr>
  </w:style>
  <w:style w:type="character" w:customStyle="1" w:styleId="k">
    <w:name w:val="k"/>
    <w:basedOn w:val="DefaultParagraphFont"/>
    <w:rsid w:val="00ED5AD9"/>
  </w:style>
  <w:style w:type="character" w:customStyle="1" w:styleId="n">
    <w:name w:val="n"/>
    <w:basedOn w:val="DefaultParagraphFont"/>
    <w:rsid w:val="00ED5AD9"/>
  </w:style>
  <w:style w:type="character" w:customStyle="1" w:styleId="p">
    <w:name w:val="p"/>
    <w:basedOn w:val="DefaultParagraphFont"/>
    <w:rsid w:val="00ED5AD9"/>
  </w:style>
  <w:style w:type="character" w:customStyle="1" w:styleId="s1">
    <w:name w:val="s1"/>
    <w:basedOn w:val="DefaultParagraphFont"/>
    <w:rsid w:val="00ED5AD9"/>
  </w:style>
  <w:style w:type="character" w:customStyle="1" w:styleId="token">
    <w:name w:val="token"/>
    <w:basedOn w:val="DefaultParagraphFont"/>
    <w:rsid w:val="00A86B38"/>
  </w:style>
  <w:style w:type="character" w:customStyle="1" w:styleId="Heading2Char">
    <w:name w:val="Heading 2 Char"/>
    <w:basedOn w:val="DefaultParagraphFont"/>
    <w:link w:val="Heading2"/>
    <w:uiPriority w:val="9"/>
    <w:semiHidden/>
    <w:rsid w:val="00A86B3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870628"/>
    <w:rPr>
      <w:rFonts w:asciiTheme="majorHAnsi" w:eastAsiaTheme="majorEastAsia" w:hAnsiTheme="majorHAnsi" w:cstheme="majorBidi"/>
      <w:i/>
      <w:iCs/>
      <w:color w:val="2F5496" w:themeColor="accent1" w:themeShade="BF"/>
    </w:rPr>
  </w:style>
  <w:style w:type="paragraph" w:styleId="Footer">
    <w:name w:val="footer"/>
    <w:basedOn w:val="Normal"/>
    <w:link w:val="FooterChar"/>
    <w:uiPriority w:val="99"/>
    <w:unhideWhenUsed/>
    <w:rsid w:val="001D1B21"/>
    <w:pPr>
      <w:widowControl w:val="0"/>
      <w:tabs>
        <w:tab w:val="left" w:pos="709"/>
        <w:tab w:val="center" w:pos="4680"/>
        <w:tab w:val="right" w:pos="9360"/>
      </w:tabs>
      <w:spacing w:before="120" w:after="120" w:line="288" w:lineRule="auto"/>
    </w:pPr>
    <w:rPr>
      <w:rFonts w:eastAsia="Times New Roman" w:cs="Times New Roman"/>
      <w:sz w:val="26"/>
      <w:szCs w:val="26"/>
      <w:lang w:val="vi"/>
    </w:rPr>
  </w:style>
  <w:style w:type="character" w:customStyle="1" w:styleId="FooterChar">
    <w:name w:val="Footer Char"/>
    <w:basedOn w:val="DefaultParagraphFont"/>
    <w:link w:val="Footer"/>
    <w:uiPriority w:val="99"/>
    <w:rsid w:val="001D1B21"/>
    <w:rPr>
      <w:rFonts w:ascii="Times New Roman" w:eastAsia="Times New Roman" w:hAnsi="Times New Roman" w:cs="Times New Roman"/>
      <w:sz w:val="26"/>
      <w:szCs w:val="26"/>
      <w:lang w:val="vi"/>
    </w:rPr>
  </w:style>
  <w:style w:type="table" w:styleId="TableGrid">
    <w:name w:val="Table Grid"/>
    <w:basedOn w:val="TableNormal"/>
    <w:uiPriority w:val="39"/>
    <w:rsid w:val="001D1B21"/>
    <w:pPr>
      <w:widowControl w:val="0"/>
      <w:spacing w:after="0" w:line="240" w:lineRule="auto"/>
    </w:pPr>
    <w:rPr>
      <w:rFonts w:ascii="Times New Roman" w:eastAsia="Times New Roman" w:hAnsi="Times New Roman" w:cs="Times New Roman"/>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1D1B21"/>
    <w:pPr>
      <w:spacing w:after="0" w:line="240" w:lineRule="auto"/>
      <w:jc w:val="center"/>
    </w:pPr>
    <w:rPr>
      <w:rFonts w:ascii="Times New Roman" w:eastAsia="Calibri" w:hAnsi="Times New Roman" w:cs="Cordia New"/>
      <w:sz w:val="28"/>
      <w:szCs w:val="28"/>
      <w:lang w:val="en-AU" w:eastAsia="en-AU" w:bidi="th-TH"/>
    </w:rPr>
  </w:style>
  <w:style w:type="paragraph" w:customStyle="1" w:styleId="A1">
    <w:name w:val="A1"/>
    <w:basedOn w:val="Normal"/>
    <w:autoRedefine/>
    <w:qFormat/>
    <w:rsid w:val="00C930F7"/>
    <w:pPr>
      <w:numPr>
        <w:numId w:val="33"/>
      </w:numPr>
      <w:tabs>
        <w:tab w:val="left" w:pos="851"/>
        <w:tab w:val="left" w:pos="1701"/>
      </w:tabs>
      <w:spacing w:before="120" w:after="0" w:line="312" w:lineRule="auto"/>
      <w:jc w:val="center"/>
      <w:outlineLvl w:val="0"/>
    </w:pPr>
    <w:rPr>
      <w:b/>
      <w:bCs/>
    </w:rPr>
  </w:style>
  <w:style w:type="paragraph" w:customStyle="1" w:styleId="A2">
    <w:name w:val="A2"/>
    <w:basedOn w:val="Normal"/>
    <w:autoRedefine/>
    <w:qFormat/>
    <w:rsid w:val="00DB06F6"/>
    <w:pPr>
      <w:numPr>
        <w:ilvl w:val="1"/>
        <w:numId w:val="33"/>
      </w:numPr>
      <w:spacing w:before="120" w:after="0" w:line="312" w:lineRule="auto"/>
      <w:jc w:val="left"/>
      <w:outlineLvl w:val="1"/>
      <w:pPrChange w:id="0" w:author="nguyen truong" w:date="2023-12-07T01:00:00Z">
        <w:pPr>
          <w:numPr>
            <w:ilvl w:val="1"/>
            <w:numId w:val="33"/>
          </w:numPr>
          <w:spacing w:before="120" w:line="312" w:lineRule="auto"/>
          <w:outlineLvl w:val="1"/>
        </w:pPr>
      </w:pPrChange>
    </w:pPr>
    <w:rPr>
      <w:b/>
      <w:rPrChange w:id="0" w:author="nguyen truong" w:date="2023-12-07T01:00:00Z">
        <w:rPr>
          <w:rFonts w:eastAsiaTheme="minorHAnsi" w:cstheme="minorBidi"/>
          <w:b/>
          <w:sz w:val="28"/>
          <w:szCs w:val="22"/>
          <w:lang w:val="en-US" w:eastAsia="en-US" w:bidi="ar-SA"/>
        </w:rPr>
      </w:rPrChange>
    </w:rPr>
  </w:style>
  <w:style w:type="paragraph" w:customStyle="1" w:styleId="A3">
    <w:name w:val="A3"/>
    <w:basedOn w:val="Normal"/>
    <w:autoRedefine/>
    <w:qFormat/>
    <w:rsid w:val="00374416"/>
    <w:pPr>
      <w:numPr>
        <w:ilvl w:val="2"/>
        <w:numId w:val="33"/>
      </w:numPr>
      <w:spacing w:before="120" w:after="0" w:line="312" w:lineRule="auto"/>
      <w:ind w:firstLine="454"/>
      <w:jc w:val="left"/>
      <w:outlineLvl w:val="2"/>
    </w:pPr>
    <w:rPr>
      <w:b/>
      <w:bCs/>
    </w:rPr>
  </w:style>
  <w:style w:type="paragraph" w:customStyle="1" w:styleId="A4">
    <w:name w:val="A4"/>
    <w:basedOn w:val="Normal"/>
    <w:autoRedefine/>
    <w:qFormat/>
    <w:rsid w:val="00374416"/>
    <w:pPr>
      <w:numPr>
        <w:ilvl w:val="3"/>
        <w:numId w:val="33"/>
      </w:numPr>
      <w:spacing w:after="120" w:line="312" w:lineRule="auto"/>
      <w:ind w:firstLine="567"/>
      <w:outlineLvl w:val="3"/>
    </w:pPr>
    <w:rPr>
      <w:i/>
      <w:lang w:val="vi-VN"/>
    </w:rPr>
  </w:style>
  <w:style w:type="character" w:customStyle="1" w:styleId="Heading1Char">
    <w:name w:val="Heading 1 Char"/>
    <w:basedOn w:val="DefaultParagraphFont"/>
    <w:link w:val="Heading1"/>
    <w:uiPriority w:val="9"/>
    <w:rsid w:val="008A4BD5"/>
    <w:rPr>
      <w:rFonts w:ascii="Times New Roman" w:eastAsiaTheme="majorEastAsia" w:hAnsi="Times New Roman" w:cstheme="majorBidi"/>
      <w:b/>
      <w:bCs/>
      <w:color w:val="000000" w:themeColor="text1"/>
      <w:sz w:val="32"/>
      <w:szCs w:val="32"/>
    </w:rPr>
  </w:style>
  <w:style w:type="paragraph" w:styleId="TOCHeading">
    <w:name w:val="TOC Heading"/>
    <w:basedOn w:val="Heading1"/>
    <w:next w:val="Normal"/>
    <w:uiPriority w:val="39"/>
    <w:unhideWhenUsed/>
    <w:qFormat/>
    <w:rsid w:val="001E1631"/>
    <w:pPr>
      <w:outlineLvl w:val="9"/>
    </w:pPr>
  </w:style>
  <w:style w:type="paragraph" w:styleId="TOC1">
    <w:name w:val="toc 1"/>
    <w:basedOn w:val="Normal"/>
    <w:next w:val="Normal"/>
    <w:autoRedefine/>
    <w:uiPriority w:val="39"/>
    <w:unhideWhenUsed/>
    <w:rsid w:val="00F00625"/>
    <w:pPr>
      <w:tabs>
        <w:tab w:val="right" w:leader="dot" w:pos="9395"/>
      </w:tabs>
      <w:spacing w:after="100"/>
      <w:jc w:val="center"/>
    </w:pPr>
  </w:style>
  <w:style w:type="paragraph" w:styleId="TOC2">
    <w:name w:val="toc 2"/>
    <w:basedOn w:val="Normal"/>
    <w:next w:val="Normal"/>
    <w:autoRedefine/>
    <w:uiPriority w:val="39"/>
    <w:unhideWhenUsed/>
    <w:rsid w:val="001E1631"/>
    <w:pPr>
      <w:spacing w:after="100"/>
      <w:ind w:left="280"/>
    </w:pPr>
  </w:style>
  <w:style w:type="paragraph" w:styleId="TOC3">
    <w:name w:val="toc 3"/>
    <w:basedOn w:val="Normal"/>
    <w:next w:val="Normal"/>
    <w:autoRedefine/>
    <w:uiPriority w:val="39"/>
    <w:unhideWhenUsed/>
    <w:rsid w:val="001E1631"/>
    <w:pPr>
      <w:spacing w:after="100"/>
      <w:ind w:left="560"/>
    </w:pPr>
  </w:style>
  <w:style w:type="character" w:styleId="Hyperlink">
    <w:name w:val="Hyperlink"/>
    <w:basedOn w:val="DefaultParagraphFont"/>
    <w:uiPriority w:val="99"/>
    <w:unhideWhenUsed/>
    <w:rsid w:val="001E1631"/>
    <w:rPr>
      <w:color w:val="0563C1" w:themeColor="hyperlink"/>
      <w:u w:val="single"/>
    </w:rPr>
  </w:style>
  <w:style w:type="paragraph" w:styleId="Header">
    <w:name w:val="header"/>
    <w:basedOn w:val="Normal"/>
    <w:link w:val="HeaderChar"/>
    <w:uiPriority w:val="99"/>
    <w:unhideWhenUsed/>
    <w:rsid w:val="001E1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631"/>
    <w:rPr>
      <w:rFonts w:ascii="Times New Roman" w:hAnsi="Times New Roman"/>
      <w:sz w:val="28"/>
    </w:rPr>
  </w:style>
  <w:style w:type="paragraph" w:styleId="Caption">
    <w:name w:val="caption"/>
    <w:basedOn w:val="Normal"/>
    <w:next w:val="Normal"/>
    <w:uiPriority w:val="35"/>
    <w:unhideWhenUsed/>
    <w:qFormat/>
    <w:rsid w:val="00A05A8D"/>
    <w:pPr>
      <w:suppressAutoHyphens/>
      <w:spacing w:after="0" w:line="312" w:lineRule="auto"/>
      <w:ind w:firstLine="709"/>
      <w:jc w:val="center"/>
    </w:pPr>
    <w:rPr>
      <w:rFonts w:eastAsia="Calibri" w:cs="Cordia New"/>
      <w:bCs/>
      <w:i/>
      <w:szCs w:val="25"/>
      <w:lang w:val="en-AU" w:bidi="th-TH"/>
    </w:rPr>
  </w:style>
  <w:style w:type="paragraph" w:styleId="TableofFigures">
    <w:name w:val="table of figures"/>
    <w:basedOn w:val="Normal"/>
    <w:next w:val="Normal"/>
    <w:uiPriority w:val="99"/>
    <w:unhideWhenUsed/>
    <w:rsid w:val="00CA7EDC"/>
    <w:pPr>
      <w:spacing w:after="0"/>
    </w:pPr>
  </w:style>
  <w:style w:type="paragraph" w:customStyle="1" w:styleId="A5">
    <w:name w:val="A5"/>
    <w:basedOn w:val="Normal"/>
    <w:autoRedefine/>
    <w:qFormat/>
    <w:rsid w:val="00374416"/>
    <w:pPr>
      <w:numPr>
        <w:ilvl w:val="4"/>
        <w:numId w:val="33"/>
      </w:numPr>
      <w:spacing w:after="120" w:line="312" w:lineRule="auto"/>
      <w:ind w:firstLine="737"/>
    </w:pPr>
    <w:rPr>
      <w:i/>
    </w:rPr>
  </w:style>
  <w:style w:type="character" w:styleId="FollowedHyperlink">
    <w:name w:val="FollowedHyperlink"/>
    <w:basedOn w:val="DefaultParagraphFont"/>
    <w:uiPriority w:val="99"/>
    <w:semiHidden/>
    <w:unhideWhenUsed/>
    <w:rsid w:val="007D6F4E"/>
    <w:rPr>
      <w:color w:val="954F72" w:themeColor="followedHyperlink"/>
      <w:u w:val="single"/>
    </w:rPr>
  </w:style>
  <w:style w:type="character" w:styleId="UnresolvedMention">
    <w:name w:val="Unresolved Mention"/>
    <w:basedOn w:val="DefaultParagraphFont"/>
    <w:uiPriority w:val="99"/>
    <w:semiHidden/>
    <w:unhideWhenUsed/>
    <w:rsid w:val="009F331D"/>
    <w:rPr>
      <w:color w:val="605E5C"/>
      <w:shd w:val="clear" w:color="auto" w:fill="E1DFDD"/>
    </w:rPr>
  </w:style>
  <w:style w:type="character" w:customStyle="1" w:styleId="a-size-extra-large">
    <w:name w:val="a-size-extra-large"/>
    <w:basedOn w:val="DefaultParagraphFont"/>
    <w:rsid w:val="007B03B2"/>
  </w:style>
  <w:style w:type="character" w:customStyle="1" w:styleId="a-size-large">
    <w:name w:val="a-size-large"/>
    <w:basedOn w:val="DefaultParagraphFont"/>
    <w:rsid w:val="007B03B2"/>
  </w:style>
  <w:style w:type="character" w:customStyle="1" w:styleId="citation-0">
    <w:name w:val="citation-0"/>
    <w:basedOn w:val="DefaultParagraphFont"/>
    <w:rsid w:val="00DF15C6"/>
  </w:style>
  <w:style w:type="table" w:customStyle="1" w:styleId="TableGrid0">
    <w:name w:val="TableGrid"/>
    <w:rsid w:val="00B12F37"/>
    <w:pPr>
      <w:spacing w:after="0" w:line="240" w:lineRule="auto"/>
    </w:pPr>
    <w:rPr>
      <w:rFonts w:eastAsiaTheme="minorEastAsia"/>
    </w:rPr>
    <w:tblPr>
      <w:tblCellMar>
        <w:top w:w="0" w:type="dxa"/>
        <w:left w:w="0" w:type="dxa"/>
        <w:bottom w:w="0" w:type="dxa"/>
        <w:right w:w="0" w:type="dxa"/>
      </w:tblCellMar>
    </w:tblPr>
  </w:style>
  <w:style w:type="paragraph" w:styleId="Revision">
    <w:name w:val="Revision"/>
    <w:hidden/>
    <w:uiPriority w:val="99"/>
    <w:semiHidden/>
    <w:rsid w:val="00DB06F6"/>
    <w:pPr>
      <w:spacing w:after="0" w:line="240" w:lineRule="auto"/>
    </w:pPr>
    <w:rPr>
      <w:rFonts w:ascii="Times New Roman" w:hAnsi="Times New Roman"/>
      <w:sz w:val="28"/>
    </w:rPr>
  </w:style>
  <w:style w:type="character" w:styleId="CommentReference">
    <w:name w:val="annotation reference"/>
    <w:basedOn w:val="DefaultParagraphFont"/>
    <w:uiPriority w:val="99"/>
    <w:semiHidden/>
    <w:unhideWhenUsed/>
    <w:rsid w:val="007402BB"/>
    <w:rPr>
      <w:sz w:val="16"/>
      <w:szCs w:val="16"/>
    </w:rPr>
  </w:style>
  <w:style w:type="paragraph" w:styleId="CommentText">
    <w:name w:val="annotation text"/>
    <w:basedOn w:val="Normal"/>
    <w:link w:val="CommentTextChar"/>
    <w:uiPriority w:val="99"/>
    <w:semiHidden/>
    <w:unhideWhenUsed/>
    <w:rsid w:val="007402BB"/>
    <w:pPr>
      <w:spacing w:line="240" w:lineRule="auto"/>
    </w:pPr>
    <w:rPr>
      <w:sz w:val="20"/>
      <w:szCs w:val="20"/>
    </w:rPr>
  </w:style>
  <w:style w:type="character" w:customStyle="1" w:styleId="CommentTextChar">
    <w:name w:val="Comment Text Char"/>
    <w:basedOn w:val="DefaultParagraphFont"/>
    <w:link w:val="CommentText"/>
    <w:uiPriority w:val="99"/>
    <w:semiHidden/>
    <w:rsid w:val="007402B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402BB"/>
    <w:rPr>
      <w:b/>
      <w:bCs/>
    </w:rPr>
  </w:style>
  <w:style w:type="character" w:customStyle="1" w:styleId="CommentSubjectChar">
    <w:name w:val="Comment Subject Char"/>
    <w:basedOn w:val="CommentTextChar"/>
    <w:link w:val="CommentSubject"/>
    <w:uiPriority w:val="99"/>
    <w:semiHidden/>
    <w:rsid w:val="007402BB"/>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9228">
      <w:bodyDiv w:val="1"/>
      <w:marLeft w:val="0"/>
      <w:marRight w:val="0"/>
      <w:marTop w:val="0"/>
      <w:marBottom w:val="0"/>
      <w:divBdr>
        <w:top w:val="none" w:sz="0" w:space="0" w:color="auto"/>
        <w:left w:val="none" w:sz="0" w:space="0" w:color="auto"/>
        <w:bottom w:val="none" w:sz="0" w:space="0" w:color="auto"/>
        <w:right w:val="none" w:sz="0" w:space="0" w:color="auto"/>
      </w:divBdr>
    </w:div>
    <w:div w:id="30887667">
      <w:bodyDiv w:val="1"/>
      <w:marLeft w:val="0"/>
      <w:marRight w:val="0"/>
      <w:marTop w:val="0"/>
      <w:marBottom w:val="0"/>
      <w:divBdr>
        <w:top w:val="none" w:sz="0" w:space="0" w:color="auto"/>
        <w:left w:val="none" w:sz="0" w:space="0" w:color="auto"/>
        <w:bottom w:val="none" w:sz="0" w:space="0" w:color="auto"/>
        <w:right w:val="none" w:sz="0" w:space="0" w:color="auto"/>
      </w:divBdr>
    </w:div>
    <w:div w:id="35130082">
      <w:bodyDiv w:val="1"/>
      <w:marLeft w:val="0"/>
      <w:marRight w:val="0"/>
      <w:marTop w:val="0"/>
      <w:marBottom w:val="0"/>
      <w:divBdr>
        <w:top w:val="none" w:sz="0" w:space="0" w:color="auto"/>
        <w:left w:val="none" w:sz="0" w:space="0" w:color="auto"/>
        <w:bottom w:val="none" w:sz="0" w:space="0" w:color="auto"/>
        <w:right w:val="none" w:sz="0" w:space="0" w:color="auto"/>
      </w:divBdr>
    </w:div>
    <w:div w:id="63190400">
      <w:bodyDiv w:val="1"/>
      <w:marLeft w:val="0"/>
      <w:marRight w:val="0"/>
      <w:marTop w:val="0"/>
      <w:marBottom w:val="0"/>
      <w:divBdr>
        <w:top w:val="none" w:sz="0" w:space="0" w:color="auto"/>
        <w:left w:val="none" w:sz="0" w:space="0" w:color="auto"/>
        <w:bottom w:val="none" w:sz="0" w:space="0" w:color="auto"/>
        <w:right w:val="none" w:sz="0" w:space="0" w:color="auto"/>
      </w:divBdr>
    </w:div>
    <w:div w:id="105005933">
      <w:bodyDiv w:val="1"/>
      <w:marLeft w:val="0"/>
      <w:marRight w:val="0"/>
      <w:marTop w:val="0"/>
      <w:marBottom w:val="0"/>
      <w:divBdr>
        <w:top w:val="none" w:sz="0" w:space="0" w:color="auto"/>
        <w:left w:val="none" w:sz="0" w:space="0" w:color="auto"/>
        <w:bottom w:val="none" w:sz="0" w:space="0" w:color="auto"/>
        <w:right w:val="none" w:sz="0" w:space="0" w:color="auto"/>
      </w:divBdr>
    </w:div>
    <w:div w:id="125709428">
      <w:bodyDiv w:val="1"/>
      <w:marLeft w:val="0"/>
      <w:marRight w:val="0"/>
      <w:marTop w:val="0"/>
      <w:marBottom w:val="0"/>
      <w:divBdr>
        <w:top w:val="none" w:sz="0" w:space="0" w:color="auto"/>
        <w:left w:val="none" w:sz="0" w:space="0" w:color="auto"/>
        <w:bottom w:val="none" w:sz="0" w:space="0" w:color="auto"/>
        <w:right w:val="none" w:sz="0" w:space="0" w:color="auto"/>
      </w:divBdr>
    </w:div>
    <w:div w:id="150753510">
      <w:bodyDiv w:val="1"/>
      <w:marLeft w:val="0"/>
      <w:marRight w:val="0"/>
      <w:marTop w:val="0"/>
      <w:marBottom w:val="0"/>
      <w:divBdr>
        <w:top w:val="none" w:sz="0" w:space="0" w:color="auto"/>
        <w:left w:val="none" w:sz="0" w:space="0" w:color="auto"/>
        <w:bottom w:val="none" w:sz="0" w:space="0" w:color="auto"/>
        <w:right w:val="none" w:sz="0" w:space="0" w:color="auto"/>
      </w:divBdr>
    </w:div>
    <w:div w:id="177080559">
      <w:bodyDiv w:val="1"/>
      <w:marLeft w:val="0"/>
      <w:marRight w:val="0"/>
      <w:marTop w:val="0"/>
      <w:marBottom w:val="0"/>
      <w:divBdr>
        <w:top w:val="none" w:sz="0" w:space="0" w:color="auto"/>
        <w:left w:val="none" w:sz="0" w:space="0" w:color="auto"/>
        <w:bottom w:val="none" w:sz="0" w:space="0" w:color="auto"/>
        <w:right w:val="none" w:sz="0" w:space="0" w:color="auto"/>
      </w:divBdr>
    </w:div>
    <w:div w:id="213203425">
      <w:bodyDiv w:val="1"/>
      <w:marLeft w:val="0"/>
      <w:marRight w:val="0"/>
      <w:marTop w:val="0"/>
      <w:marBottom w:val="0"/>
      <w:divBdr>
        <w:top w:val="none" w:sz="0" w:space="0" w:color="auto"/>
        <w:left w:val="none" w:sz="0" w:space="0" w:color="auto"/>
        <w:bottom w:val="none" w:sz="0" w:space="0" w:color="auto"/>
        <w:right w:val="none" w:sz="0" w:space="0" w:color="auto"/>
      </w:divBdr>
    </w:div>
    <w:div w:id="278296928">
      <w:bodyDiv w:val="1"/>
      <w:marLeft w:val="0"/>
      <w:marRight w:val="0"/>
      <w:marTop w:val="0"/>
      <w:marBottom w:val="0"/>
      <w:divBdr>
        <w:top w:val="none" w:sz="0" w:space="0" w:color="auto"/>
        <w:left w:val="none" w:sz="0" w:space="0" w:color="auto"/>
        <w:bottom w:val="none" w:sz="0" w:space="0" w:color="auto"/>
        <w:right w:val="none" w:sz="0" w:space="0" w:color="auto"/>
      </w:divBdr>
    </w:div>
    <w:div w:id="420226773">
      <w:bodyDiv w:val="1"/>
      <w:marLeft w:val="0"/>
      <w:marRight w:val="0"/>
      <w:marTop w:val="0"/>
      <w:marBottom w:val="0"/>
      <w:divBdr>
        <w:top w:val="none" w:sz="0" w:space="0" w:color="auto"/>
        <w:left w:val="none" w:sz="0" w:space="0" w:color="auto"/>
        <w:bottom w:val="none" w:sz="0" w:space="0" w:color="auto"/>
        <w:right w:val="none" w:sz="0" w:space="0" w:color="auto"/>
      </w:divBdr>
    </w:div>
    <w:div w:id="450052189">
      <w:bodyDiv w:val="1"/>
      <w:marLeft w:val="0"/>
      <w:marRight w:val="0"/>
      <w:marTop w:val="0"/>
      <w:marBottom w:val="0"/>
      <w:divBdr>
        <w:top w:val="none" w:sz="0" w:space="0" w:color="auto"/>
        <w:left w:val="none" w:sz="0" w:space="0" w:color="auto"/>
        <w:bottom w:val="none" w:sz="0" w:space="0" w:color="auto"/>
        <w:right w:val="none" w:sz="0" w:space="0" w:color="auto"/>
      </w:divBdr>
    </w:div>
    <w:div w:id="455148826">
      <w:bodyDiv w:val="1"/>
      <w:marLeft w:val="0"/>
      <w:marRight w:val="0"/>
      <w:marTop w:val="0"/>
      <w:marBottom w:val="0"/>
      <w:divBdr>
        <w:top w:val="none" w:sz="0" w:space="0" w:color="auto"/>
        <w:left w:val="none" w:sz="0" w:space="0" w:color="auto"/>
        <w:bottom w:val="none" w:sz="0" w:space="0" w:color="auto"/>
        <w:right w:val="none" w:sz="0" w:space="0" w:color="auto"/>
      </w:divBdr>
    </w:div>
    <w:div w:id="470750186">
      <w:bodyDiv w:val="1"/>
      <w:marLeft w:val="0"/>
      <w:marRight w:val="0"/>
      <w:marTop w:val="0"/>
      <w:marBottom w:val="0"/>
      <w:divBdr>
        <w:top w:val="none" w:sz="0" w:space="0" w:color="auto"/>
        <w:left w:val="none" w:sz="0" w:space="0" w:color="auto"/>
        <w:bottom w:val="none" w:sz="0" w:space="0" w:color="auto"/>
        <w:right w:val="none" w:sz="0" w:space="0" w:color="auto"/>
      </w:divBdr>
    </w:div>
    <w:div w:id="470943418">
      <w:bodyDiv w:val="1"/>
      <w:marLeft w:val="0"/>
      <w:marRight w:val="0"/>
      <w:marTop w:val="0"/>
      <w:marBottom w:val="0"/>
      <w:divBdr>
        <w:top w:val="none" w:sz="0" w:space="0" w:color="auto"/>
        <w:left w:val="none" w:sz="0" w:space="0" w:color="auto"/>
        <w:bottom w:val="none" w:sz="0" w:space="0" w:color="auto"/>
        <w:right w:val="none" w:sz="0" w:space="0" w:color="auto"/>
      </w:divBdr>
    </w:div>
    <w:div w:id="561521644">
      <w:bodyDiv w:val="1"/>
      <w:marLeft w:val="0"/>
      <w:marRight w:val="0"/>
      <w:marTop w:val="0"/>
      <w:marBottom w:val="0"/>
      <w:divBdr>
        <w:top w:val="none" w:sz="0" w:space="0" w:color="auto"/>
        <w:left w:val="none" w:sz="0" w:space="0" w:color="auto"/>
        <w:bottom w:val="none" w:sz="0" w:space="0" w:color="auto"/>
        <w:right w:val="none" w:sz="0" w:space="0" w:color="auto"/>
      </w:divBdr>
    </w:div>
    <w:div w:id="571351729">
      <w:bodyDiv w:val="1"/>
      <w:marLeft w:val="0"/>
      <w:marRight w:val="0"/>
      <w:marTop w:val="0"/>
      <w:marBottom w:val="0"/>
      <w:divBdr>
        <w:top w:val="none" w:sz="0" w:space="0" w:color="auto"/>
        <w:left w:val="none" w:sz="0" w:space="0" w:color="auto"/>
        <w:bottom w:val="none" w:sz="0" w:space="0" w:color="auto"/>
        <w:right w:val="none" w:sz="0" w:space="0" w:color="auto"/>
      </w:divBdr>
    </w:div>
    <w:div w:id="575751147">
      <w:bodyDiv w:val="1"/>
      <w:marLeft w:val="0"/>
      <w:marRight w:val="0"/>
      <w:marTop w:val="0"/>
      <w:marBottom w:val="0"/>
      <w:divBdr>
        <w:top w:val="none" w:sz="0" w:space="0" w:color="auto"/>
        <w:left w:val="none" w:sz="0" w:space="0" w:color="auto"/>
        <w:bottom w:val="none" w:sz="0" w:space="0" w:color="auto"/>
        <w:right w:val="none" w:sz="0" w:space="0" w:color="auto"/>
      </w:divBdr>
    </w:div>
    <w:div w:id="592974885">
      <w:bodyDiv w:val="1"/>
      <w:marLeft w:val="0"/>
      <w:marRight w:val="0"/>
      <w:marTop w:val="0"/>
      <w:marBottom w:val="0"/>
      <w:divBdr>
        <w:top w:val="none" w:sz="0" w:space="0" w:color="auto"/>
        <w:left w:val="none" w:sz="0" w:space="0" w:color="auto"/>
        <w:bottom w:val="none" w:sz="0" w:space="0" w:color="auto"/>
        <w:right w:val="none" w:sz="0" w:space="0" w:color="auto"/>
      </w:divBdr>
    </w:div>
    <w:div w:id="617101200">
      <w:bodyDiv w:val="1"/>
      <w:marLeft w:val="0"/>
      <w:marRight w:val="0"/>
      <w:marTop w:val="0"/>
      <w:marBottom w:val="0"/>
      <w:divBdr>
        <w:top w:val="none" w:sz="0" w:space="0" w:color="auto"/>
        <w:left w:val="none" w:sz="0" w:space="0" w:color="auto"/>
        <w:bottom w:val="none" w:sz="0" w:space="0" w:color="auto"/>
        <w:right w:val="none" w:sz="0" w:space="0" w:color="auto"/>
      </w:divBdr>
    </w:div>
    <w:div w:id="630135478">
      <w:bodyDiv w:val="1"/>
      <w:marLeft w:val="0"/>
      <w:marRight w:val="0"/>
      <w:marTop w:val="0"/>
      <w:marBottom w:val="0"/>
      <w:divBdr>
        <w:top w:val="none" w:sz="0" w:space="0" w:color="auto"/>
        <w:left w:val="none" w:sz="0" w:space="0" w:color="auto"/>
        <w:bottom w:val="none" w:sz="0" w:space="0" w:color="auto"/>
        <w:right w:val="none" w:sz="0" w:space="0" w:color="auto"/>
      </w:divBdr>
    </w:div>
    <w:div w:id="632296021">
      <w:bodyDiv w:val="1"/>
      <w:marLeft w:val="0"/>
      <w:marRight w:val="0"/>
      <w:marTop w:val="0"/>
      <w:marBottom w:val="0"/>
      <w:divBdr>
        <w:top w:val="none" w:sz="0" w:space="0" w:color="auto"/>
        <w:left w:val="none" w:sz="0" w:space="0" w:color="auto"/>
        <w:bottom w:val="none" w:sz="0" w:space="0" w:color="auto"/>
        <w:right w:val="none" w:sz="0" w:space="0" w:color="auto"/>
      </w:divBdr>
    </w:div>
    <w:div w:id="662852130">
      <w:bodyDiv w:val="1"/>
      <w:marLeft w:val="0"/>
      <w:marRight w:val="0"/>
      <w:marTop w:val="0"/>
      <w:marBottom w:val="0"/>
      <w:divBdr>
        <w:top w:val="none" w:sz="0" w:space="0" w:color="auto"/>
        <w:left w:val="none" w:sz="0" w:space="0" w:color="auto"/>
        <w:bottom w:val="none" w:sz="0" w:space="0" w:color="auto"/>
        <w:right w:val="none" w:sz="0" w:space="0" w:color="auto"/>
      </w:divBdr>
    </w:div>
    <w:div w:id="694119985">
      <w:bodyDiv w:val="1"/>
      <w:marLeft w:val="0"/>
      <w:marRight w:val="0"/>
      <w:marTop w:val="0"/>
      <w:marBottom w:val="0"/>
      <w:divBdr>
        <w:top w:val="none" w:sz="0" w:space="0" w:color="auto"/>
        <w:left w:val="none" w:sz="0" w:space="0" w:color="auto"/>
        <w:bottom w:val="none" w:sz="0" w:space="0" w:color="auto"/>
        <w:right w:val="none" w:sz="0" w:space="0" w:color="auto"/>
      </w:divBdr>
      <w:divsChild>
        <w:div w:id="1971083680">
          <w:marLeft w:val="0"/>
          <w:marRight w:val="0"/>
          <w:marTop w:val="0"/>
          <w:marBottom w:val="240"/>
          <w:divBdr>
            <w:top w:val="none" w:sz="0" w:space="0" w:color="auto"/>
            <w:left w:val="none" w:sz="0" w:space="0" w:color="auto"/>
            <w:bottom w:val="none" w:sz="0" w:space="0" w:color="auto"/>
            <w:right w:val="none" w:sz="0" w:space="0" w:color="auto"/>
          </w:divBdr>
        </w:div>
        <w:div w:id="1852646359">
          <w:marLeft w:val="0"/>
          <w:marRight w:val="0"/>
          <w:marTop w:val="0"/>
          <w:marBottom w:val="240"/>
          <w:divBdr>
            <w:top w:val="none" w:sz="0" w:space="0" w:color="auto"/>
            <w:left w:val="none" w:sz="0" w:space="0" w:color="auto"/>
            <w:bottom w:val="none" w:sz="0" w:space="0" w:color="auto"/>
            <w:right w:val="none" w:sz="0" w:space="0" w:color="auto"/>
          </w:divBdr>
        </w:div>
        <w:div w:id="1981222624">
          <w:marLeft w:val="0"/>
          <w:marRight w:val="0"/>
          <w:marTop w:val="0"/>
          <w:marBottom w:val="240"/>
          <w:divBdr>
            <w:top w:val="none" w:sz="0" w:space="0" w:color="auto"/>
            <w:left w:val="none" w:sz="0" w:space="0" w:color="auto"/>
            <w:bottom w:val="none" w:sz="0" w:space="0" w:color="auto"/>
            <w:right w:val="none" w:sz="0" w:space="0" w:color="auto"/>
          </w:divBdr>
        </w:div>
        <w:div w:id="763694632">
          <w:marLeft w:val="0"/>
          <w:marRight w:val="0"/>
          <w:marTop w:val="0"/>
          <w:marBottom w:val="240"/>
          <w:divBdr>
            <w:top w:val="none" w:sz="0" w:space="0" w:color="auto"/>
            <w:left w:val="none" w:sz="0" w:space="0" w:color="auto"/>
            <w:bottom w:val="none" w:sz="0" w:space="0" w:color="auto"/>
            <w:right w:val="none" w:sz="0" w:space="0" w:color="auto"/>
          </w:divBdr>
        </w:div>
        <w:div w:id="585695805">
          <w:marLeft w:val="0"/>
          <w:marRight w:val="0"/>
          <w:marTop w:val="0"/>
          <w:marBottom w:val="240"/>
          <w:divBdr>
            <w:top w:val="none" w:sz="0" w:space="0" w:color="auto"/>
            <w:left w:val="none" w:sz="0" w:space="0" w:color="auto"/>
            <w:bottom w:val="none" w:sz="0" w:space="0" w:color="auto"/>
            <w:right w:val="none" w:sz="0" w:space="0" w:color="auto"/>
          </w:divBdr>
        </w:div>
        <w:div w:id="1671565761">
          <w:marLeft w:val="0"/>
          <w:marRight w:val="0"/>
          <w:marTop w:val="0"/>
          <w:marBottom w:val="240"/>
          <w:divBdr>
            <w:top w:val="none" w:sz="0" w:space="0" w:color="auto"/>
            <w:left w:val="none" w:sz="0" w:space="0" w:color="auto"/>
            <w:bottom w:val="none" w:sz="0" w:space="0" w:color="auto"/>
            <w:right w:val="none" w:sz="0" w:space="0" w:color="auto"/>
          </w:divBdr>
        </w:div>
        <w:div w:id="523254541">
          <w:marLeft w:val="0"/>
          <w:marRight w:val="0"/>
          <w:marTop w:val="0"/>
          <w:marBottom w:val="240"/>
          <w:divBdr>
            <w:top w:val="none" w:sz="0" w:space="0" w:color="auto"/>
            <w:left w:val="none" w:sz="0" w:space="0" w:color="auto"/>
            <w:bottom w:val="none" w:sz="0" w:space="0" w:color="auto"/>
            <w:right w:val="none" w:sz="0" w:space="0" w:color="auto"/>
          </w:divBdr>
        </w:div>
        <w:div w:id="1850561328">
          <w:marLeft w:val="0"/>
          <w:marRight w:val="0"/>
          <w:marTop w:val="0"/>
          <w:marBottom w:val="240"/>
          <w:divBdr>
            <w:top w:val="none" w:sz="0" w:space="0" w:color="auto"/>
            <w:left w:val="none" w:sz="0" w:space="0" w:color="auto"/>
            <w:bottom w:val="none" w:sz="0" w:space="0" w:color="auto"/>
            <w:right w:val="none" w:sz="0" w:space="0" w:color="auto"/>
          </w:divBdr>
        </w:div>
        <w:div w:id="1952740212">
          <w:marLeft w:val="0"/>
          <w:marRight w:val="0"/>
          <w:marTop w:val="0"/>
          <w:marBottom w:val="240"/>
          <w:divBdr>
            <w:top w:val="none" w:sz="0" w:space="0" w:color="auto"/>
            <w:left w:val="none" w:sz="0" w:space="0" w:color="auto"/>
            <w:bottom w:val="none" w:sz="0" w:space="0" w:color="auto"/>
            <w:right w:val="none" w:sz="0" w:space="0" w:color="auto"/>
          </w:divBdr>
        </w:div>
        <w:div w:id="1230964340">
          <w:marLeft w:val="0"/>
          <w:marRight w:val="0"/>
          <w:marTop w:val="0"/>
          <w:marBottom w:val="240"/>
          <w:divBdr>
            <w:top w:val="none" w:sz="0" w:space="0" w:color="auto"/>
            <w:left w:val="none" w:sz="0" w:space="0" w:color="auto"/>
            <w:bottom w:val="none" w:sz="0" w:space="0" w:color="auto"/>
            <w:right w:val="none" w:sz="0" w:space="0" w:color="auto"/>
          </w:divBdr>
        </w:div>
        <w:div w:id="440612379">
          <w:marLeft w:val="0"/>
          <w:marRight w:val="0"/>
          <w:marTop w:val="0"/>
          <w:marBottom w:val="240"/>
          <w:divBdr>
            <w:top w:val="none" w:sz="0" w:space="0" w:color="auto"/>
            <w:left w:val="none" w:sz="0" w:space="0" w:color="auto"/>
            <w:bottom w:val="none" w:sz="0" w:space="0" w:color="auto"/>
            <w:right w:val="none" w:sz="0" w:space="0" w:color="auto"/>
          </w:divBdr>
        </w:div>
        <w:div w:id="1360935221">
          <w:marLeft w:val="0"/>
          <w:marRight w:val="0"/>
          <w:marTop w:val="0"/>
          <w:marBottom w:val="240"/>
          <w:divBdr>
            <w:top w:val="none" w:sz="0" w:space="0" w:color="auto"/>
            <w:left w:val="none" w:sz="0" w:space="0" w:color="auto"/>
            <w:bottom w:val="none" w:sz="0" w:space="0" w:color="auto"/>
            <w:right w:val="none" w:sz="0" w:space="0" w:color="auto"/>
          </w:divBdr>
        </w:div>
        <w:div w:id="808210979">
          <w:marLeft w:val="0"/>
          <w:marRight w:val="0"/>
          <w:marTop w:val="0"/>
          <w:marBottom w:val="240"/>
          <w:divBdr>
            <w:top w:val="none" w:sz="0" w:space="0" w:color="auto"/>
            <w:left w:val="none" w:sz="0" w:space="0" w:color="auto"/>
            <w:bottom w:val="none" w:sz="0" w:space="0" w:color="auto"/>
            <w:right w:val="none" w:sz="0" w:space="0" w:color="auto"/>
          </w:divBdr>
        </w:div>
        <w:div w:id="493305234">
          <w:marLeft w:val="0"/>
          <w:marRight w:val="0"/>
          <w:marTop w:val="0"/>
          <w:marBottom w:val="240"/>
          <w:divBdr>
            <w:top w:val="none" w:sz="0" w:space="0" w:color="auto"/>
            <w:left w:val="none" w:sz="0" w:space="0" w:color="auto"/>
            <w:bottom w:val="none" w:sz="0" w:space="0" w:color="auto"/>
            <w:right w:val="none" w:sz="0" w:space="0" w:color="auto"/>
          </w:divBdr>
        </w:div>
        <w:div w:id="776750288">
          <w:marLeft w:val="0"/>
          <w:marRight w:val="0"/>
          <w:marTop w:val="0"/>
          <w:marBottom w:val="240"/>
          <w:divBdr>
            <w:top w:val="none" w:sz="0" w:space="0" w:color="auto"/>
            <w:left w:val="none" w:sz="0" w:space="0" w:color="auto"/>
            <w:bottom w:val="none" w:sz="0" w:space="0" w:color="auto"/>
            <w:right w:val="none" w:sz="0" w:space="0" w:color="auto"/>
          </w:divBdr>
        </w:div>
        <w:div w:id="128522129">
          <w:marLeft w:val="0"/>
          <w:marRight w:val="0"/>
          <w:marTop w:val="0"/>
          <w:marBottom w:val="240"/>
          <w:divBdr>
            <w:top w:val="none" w:sz="0" w:space="0" w:color="auto"/>
            <w:left w:val="none" w:sz="0" w:space="0" w:color="auto"/>
            <w:bottom w:val="none" w:sz="0" w:space="0" w:color="auto"/>
            <w:right w:val="none" w:sz="0" w:space="0" w:color="auto"/>
          </w:divBdr>
        </w:div>
      </w:divsChild>
    </w:div>
    <w:div w:id="784081604">
      <w:bodyDiv w:val="1"/>
      <w:marLeft w:val="0"/>
      <w:marRight w:val="0"/>
      <w:marTop w:val="0"/>
      <w:marBottom w:val="0"/>
      <w:divBdr>
        <w:top w:val="none" w:sz="0" w:space="0" w:color="auto"/>
        <w:left w:val="none" w:sz="0" w:space="0" w:color="auto"/>
        <w:bottom w:val="none" w:sz="0" w:space="0" w:color="auto"/>
        <w:right w:val="none" w:sz="0" w:space="0" w:color="auto"/>
      </w:divBdr>
    </w:div>
    <w:div w:id="850534320">
      <w:bodyDiv w:val="1"/>
      <w:marLeft w:val="0"/>
      <w:marRight w:val="0"/>
      <w:marTop w:val="0"/>
      <w:marBottom w:val="0"/>
      <w:divBdr>
        <w:top w:val="none" w:sz="0" w:space="0" w:color="auto"/>
        <w:left w:val="none" w:sz="0" w:space="0" w:color="auto"/>
        <w:bottom w:val="none" w:sz="0" w:space="0" w:color="auto"/>
        <w:right w:val="none" w:sz="0" w:space="0" w:color="auto"/>
      </w:divBdr>
    </w:div>
    <w:div w:id="918441193">
      <w:bodyDiv w:val="1"/>
      <w:marLeft w:val="0"/>
      <w:marRight w:val="0"/>
      <w:marTop w:val="0"/>
      <w:marBottom w:val="0"/>
      <w:divBdr>
        <w:top w:val="none" w:sz="0" w:space="0" w:color="auto"/>
        <w:left w:val="none" w:sz="0" w:space="0" w:color="auto"/>
        <w:bottom w:val="none" w:sz="0" w:space="0" w:color="auto"/>
        <w:right w:val="none" w:sz="0" w:space="0" w:color="auto"/>
      </w:divBdr>
    </w:div>
    <w:div w:id="955872396">
      <w:bodyDiv w:val="1"/>
      <w:marLeft w:val="0"/>
      <w:marRight w:val="0"/>
      <w:marTop w:val="0"/>
      <w:marBottom w:val="0"/>
      <w:divBdr>
        <w:top w:val="none" w:sz="0" w:space="0" w:color="auto"/>
        <w:left w:val="none" w:sz="0" w:space="0" w:color="auto"/>
        <w:bottom w:val="none" w:sz="0" w:space="0" w:color="auto"/>
        <w:right w:val="none" w:sz="0" w:space="0" w:color="auto"/>
      </w:divBdr>
    </w:div>
    <w:div w:id="1011444540">
      <w:bodyDiv w:val="1"/>
      <w:marLeft w:val="0"/>
      <w:marRight w:val="0"/>
      <w:marTop w:val="0"/>
      <w:marBottom w:val="0"/>
      <w:divBdr>
        <w:top w:val="none" w:sz="0" w:space="0" w:color="auto"/>
        <w:left w:val="none" w:sz="0" w:space="0" w:color="auto"/>
        <w:bottom w:val="none" w:sz="0" w:space="0" w:color="auto"/>
        <w:right w:val="none" w:sz="0" w:space="0" w:color="auto"/>
      </w:divBdr>
    </w:div>
    <w:div w:id="1076827735">
      <w:bodyDiv w:val="1"/>
      <w:marLeft w:val="0"/>
      <w:marRight w:val="0"/>
      <w:marTop w:val="0"/>
      <w:marBottom w:val="0"/>
      <w:divBdr>
        <w:top w:val="none" w:sz="0" w:space="0" w:color="auto"/>
        <w:left w:val="none" w:sz="0" w:space="0" w:color="auto"/>
        <w:bottom w:val="none" w:sz="0" w:space="0" w:color="auto"/>
        <w:right w:val="none" w:sz="0" w:space="0" w:color="auto"/>
      </w:divBdr>
      <w:divsChild>
        <w:div w:id="1622953170">
          <w:marLeft w:val="0"/>
          <w:marRight w:val="0"/>
          <w:marTop w:val="0"/>
          <w:marBottom w:val="0"/>
          <w:divBdr>
            <w:top w:val="none" w:sz="0" w:space="0" w:color="auto"/>
            <w:left w:val="none" w:sz="0" w:space="0" w:color="auto"/>
            <w:bottom w:val="none" w:sz="0" w:space="0" w:color="auto"/>
            <w:right w:val="none" w:sz="0" w:space="0" w:color="auto"/>
          </w:divBdr>
          <w:divsChild>
            <w:div w:id="462964116">
              <w:marLeft w:val="0"/>
              <w:marRight w:val="0"/>
              <w:marTop w:val="0"/>
              <w:marBottom w:val="0"/>
              <w:divBdr>
                <w:top w:val="none" w:sz="0" w:space="0" w:color="auto"/>
                <w:left w:val="none" w:sz="0" w:space="0" w:color="auto"/>
                <w:bottom w:val="none" w:sz="0" w:space="0" w:color="auto"/>
                <w:right w:val="none" w:sz="0" w:space="0" w:color="auto"/>
              </w:divBdr>
              <w:divsChild>
                <w:div w:id="1630865269">
                  <w:marLeft w:val="0"/>
                  <w:marRight w:val="0"/>
                  <w:marTop w:val="0"/>
                  <w:marBottom w:val="0"/>
                  <w:divBdr>
                    <w:top w:val="none" w:sz="0" w:space="0" w:color="auto"/>
                    <w:left w:val="none" w:sz="0" w:space="0" w:color="auto"/>
                    <w:bottom w:val="none" w:sz="0" w:space="0" w:color="auto"/>
                    <w:right w:val="none" w:sz="0" w:space="0" w:color="auto"/>
                  </w:divBdr>
                  <w:divsChild>
                    <w:div w:id="1554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806752">
      <w:bodyDiv w:val="1"/>
      <w:marLeft w:val="0"/>
      <w:marRight w:val="0"/>
      <w:marTop w:val="0"/>
      <w:marBottom w:val="0"/>
      <w:divBdr>
        <w:top w:val="none" w:sz="0" w:space="0" w:color="auto"/>
        <w:left w:val="none" w:sz="0" w:space="0" w:color="auto"/>
        <w:bottom w:val="none" w:sz="0" w:space="0" w:color="auto"/>
        <w:right w:val="none" w:sz="0" w:space="0" w:color="auto"/>
      </w:divBdr>
    </w:div>
    <w:div w:id="1090393041">
      <w:bodyDiv w:val="1"/>
      <w:marLeft w:val="0"/>
      <w:marRight w:val="0"/>
      <w:marTop w:val="0"/>
      <w:marBottom w:val="0"/>
      <w:divBdr>
        <w:top w:val="none" w:sz="0" w:space="0" w:color="auto"/>
        <w:left w:val="none" w:sz="0" w:space="0" w:color="auto"/>
        <w:bottom w:val="none" w:sz="0" w:space="0" w:color="auto"/>
        <w:right w:val="none" w:sz="0" w:space="0" w:color="auto"/>
      </w:divBdr>
    </w:div>
    <w:div w:id="1105617821">
      <w:bodyDiv w:val="1"/>
      <w:marLeft w:val="0"/>
      <w:marRight w:val="0"/>
      <w:marTop w:val="0"/>
      <w:marBottom w:val="0"/>
      <w:divBdr>
        <w:top w:val="none" w:sz="0" w:space="0" w:color="auto"/>
        <w:left w:val="none" w:sz="0" w:space="0" w:color="auto"/>
        <w:bottom w:val="none" w:sz="0" w:space="0" w:color="auto"/>
        <w:right w:val="none" w:sz="0" w:space="0" w:color="auto"/>
      </w:divBdr>
    </w:div>
    <w:div w:id="1144852257">
      <w:bodyDiv w:val="1"/>
      <w:marLeft w:val="0"/>
      <w:marRight w:val="0"/>
      <w:marTop w:val="0"/>
      <w:marBottom w:val="0"/>
      <w:divBdr>
        <w:top w:val="none" w:sz="0" w:space="0" w:color="auto"/>
        <w:left w:val="none" w:sz="0" w:space="0" w:color="auto"/>
        <w:bottom w:val="none" w:sz="0" w:space="0" w:color="auto"/>
        <w:right w:val="none" w:sz="0" w:space="0" w:color="auto"/>
      </w:divBdr>
    </w:div>
    <w:div w:id="1153524782">
      <w:bodyDiv w:val="1"/>
      <w:marLeft w:val="0"/>
      <w:marRight w:val="0"/>
      <w:marTop w:val="0"/>
      <w:marBottom w:val="0"/>
      <w:divBdr>
        <w:top w:val="none" w:sz="0" w:space="0" w:color="auto"/>
        <w:left w:val="none" w:sz="0" w:space="0" w:color="auto"/>
        <w:bottom w:val="none" w:sz="0" w:space="0" w:color="auto"/>
        <w:right w:val="none" w:sz="0" w:space="0" w:color="auto"/>
      </w:divBdr>
    </w:div>
    <w:div w:id="1198352786">
      <w:bodyDiv w:val="1"/>
      <w:marLeft w:val="0"/>
      <w:marRight w:val="0"/>
      <w:marTop w:val="0"/>
      <w:marBottom w:val="0"/>
      <w:divBdr>
        <w:top w:val="none" w:sz="0" w:space="0" w:color="auto"/>
        <w:left w:val="none" w:sz="0" w:space="0" w:color="auto"/>
        <w:bottom w:val="none" w:sz="0" w:space="0" w:color="auto"/>
        <w:right w:val="none" w:sz="0" w:space="0" w:color="auto"/>
      </w:divBdr>
    </w:div>
    <w:div w:id="1210847330">
      <w:bodyDiv w:val="1"/>
      <w:marLeft w:val="0"/>
      <w:marRight w:val="0"/>
      <w:marTop w:val="0"/>
      <w:marBottom w:val="0"/>
      <w:divBdr>
        <w:top w:val="none" w:sz="0" w:space="0" w:color="auto"/>
        <w:left w:val="none" w:sz="0" w:space="0" w:color="auto"/>
        <w:bottom w:val="none" w:sz="0" w:space="0" w:color="auto"/>
        <w:right w:val="none" w:sz="0" w:space="0" w:color="auto"/>
      </w:divBdr>
    </w:div>
    <w:div w:id="1291475457">
      <w:bodyDiv w:val="1"/>
      <w:marLeft w:val="0"/>
      <w:marRight w:val="0"/>
      <w:marTop w:val="0"/>
      <w:marBottom w:val="0"/>
      <w:divBdr>
        <w:top w:val="none" w:sz="0" w:space="0" w:color="auto"/>
        <w:left w:val="none" w:sz="0" w:space="0" w:color="auto"/>
        <w:bottom w:val="none" w:sz="0" w:space="0" w:color="auto"/>
        <w:right w:val="none" w:sz="0" w:space="0" w:color="auto"/>
      </w:divBdr>
    </w:div>
    <w:div w:id="1641767263">
      <w:bodyDiv w:val="1"/>
      <w:marLeft w:val="0"/>
      <w:marRight w:val="0"/>
      <w:marTop w:val="0"/>
      <w:marBottom w:val="0"/>
      <w:divBdr>
        <w:top w:val="none" w:sz="0" w:space="0" w:color="auto"/>
        <w:left w:val="none" w:sz="0" w:space="0" w:color="auto"/>
        <w:bottom w:val="none" w:sz="0" w:space="0" w:color="auto"/>
        <w:right w:val="none" w:sz="0" w:space="0" w:color="auto"/>
      </w:divBdr>
    </w:div>
    <w:div w:id="1680037406">
      <w:bodyDiv w:val="1"/>
      <w:marLeft w:val="0"/>
      <w:marRight w:val="0"/>
      <w:marTop w:val="0"/>
      <w:marBottom w:val="0"/>
      <w:divBdr>
        <w:top w:val="none" w:sz="0" w:space="0" w:color="auto"/>
        <w:left w:val="none" w:sz="0" w:space="0" w:color="auto"/>
        <w:bottom w:val="none" w:sz="0" w:space="0" w:color="auto"/>
        <w:right w:val="none" w:sz="0" w:space="0" w:color="auto"/>
      </w:divBdr>
    </w:div>
    <w:div w:id="1727726152">
      <w:bodyDiv w:val="1"/>
      <w:marLeft w:val="0"/>
      <w:marRight w:val="0"/>
      <w:marTop w:val="0"/>
      <w:marBottom w:val="0"/>
      <w:divBdr>
        <w:top w:val="none" w:sz="0" w:space="0" w:color="auto"/>
        <w:left w:val="none" w:sz="0" w:space="0" w:color="auto"/>
        <w:bottom w:val="none" w:sz="0" w:space="0" w:color="auto"/>
        <w:right w:val="none" w:sz="0" w:space="0" w:color="auto"/>
      </w:divBdr>
    </w:div>
    <w:div w:id="1729843590">
      <w:bodyDiv w:val="1"/>
      <w:marLeft w:val="0"/>
      <w:marRight w:val="0"/>
      <w:marTop w:val="0"/>
      <w:marBottom w:val="0"/>
      <w:divBdr>
        <w:top w:val="none" w:sz="0" w:space="0" w:color="auto"/>
        <w:left w:val="none" w:sz="0" w:space="0" w:color="auto"/>
        <w:bottom w:val="none" w:sz="0" w:space="0" w:color="auto"/>
        <w:right w:val="none" w:sz="0" w:space="0" w:color="auto"/>
      </w:divBdr>
    </w:div>
    <w:div w:id="1771508796">
      <w:bodyDiv w:val="1"/>
      <w:marLeft w:val="0"/>
      <w:marRight w:val="0"/>
      <w:marTop w:val="0"/>
      <w:marBottom w:val="0"/>
      <w:divBdr>
        <w:top w:val="none" w:sz="0" w:space="0" w:color="auto"/>
        <w:left w:val="none" w:sz="0" w:space="0" w:color="auto"/>
        <w:bottom w:val="none" w:sz="0" w:space="0" w:color="auto"/>
        <w:right w:val="none" w:sz="0" w:space="0" w:color="auto"/>
      </w:divBdr>
    </w:div>
    <w:div w:id="1790080098">
      <w:bodyDiv w:val="1"/>
      <w:marLeft w:val="0"/>
      <w:marRight w:val="0"/>
      <w:marTop w:val="0"/>
      <w:marBottom w:val="0"/>
      <w:divBdr>
        <w:top w:val="none" w:sz="0" w:space="0" w:color="auto"/>
        <w:left w:val="none" w:sz="0" w:space="0" w:color="auto"/>
        <w:bottom w:val="none" w:sz="0" w:space="0" w:color="auto"/>
        <w:right w:val="none" w:sz="0" w:space="0" w:color="auto"/>
      </w:divBdr>
    </w:div>
    <w:div w:id="1885557507">
      <w:bodyDiv w:val="1"/>
      <w:marLeft w:val="0"/>
      <w:marRight w:val="0"/>
      <w:marTop w:val="0"/>
      <w:marBottom w:val="0"/>
      <w:divBdr>
        <w:top w:val="none" w:sz="0" w:space="0" w:color="auto"/>
        <w:left w:val="none" w:sz="0" w:space="0" w:color="auto"/>
        <w:bottom w:val="none" w:sz="0" w:space="0" w:color="auto"/>
        <w:right w:val="none" w:sz="0" w:space="0" w:color="auto"/>
      </w:divBdr>
    </w:div>
    <w:div w:id="1900510212">
      <w:bodyDiv w:val="1"/>
      <w:marLeft w:val="0"/>
      <w:marRight w:val="0"/>
      <w:marTop w:val="0"/>
      <w:marBottom w:val="0"/>
      <w:divBdr>
        <w:top w:val="none" w:sz="0" w:space="0" w:color="auto"/>
        <w:left w:val="none" w:sz="0" w:space="0" w:color="auto"/>
        <w:bottom w:val="none" w:sz="0" w:space="0" w:color="auto"/>
        <w:right w:val="none" w:sz="0" w:space="0" w:color="auto"/>
      </w:divBdr>
    </w:div>
    <w:div w:id="1986469957">
      <w:bodyDiv w:val="1"/>
      <w:marLeft w:val="0"/>
      <w:marRight w:val="0"/>
      <w:marTop w:val="0"/>
      <w:marBottom w:val="0"/>
      <w:divBdr>
        <w:top w:val="none" w:sz="0" w:space="0" w:color="auto"/>
        <w:left w:val="none" w:sz="0" w:space="0" w:color="auto"/>
        <w:bottom w:val="none" w:sz="0" w:space="0" w:color="auto"/>
        <w:right w:val="none" w:sz="0" w:space="0" w:color="auto"/>
      </w:divBdr>
    </w:div>
    <w:div w:id="2013948353">
      <w:bodyDiv w:val="1"/>
      <w:marLeft w:val="0"/>
      <w:marRight w:val="0"/>
      <w:marTop w:val="0"/>
      <w:marBottom w:val="0"/>
      <w:divBdr>
        <w:top w:val="none" w:sz="0" w:space="0" w:color="auto"/>
        <w:left w:val="none" w:sz="0" w:space="0" w:color="auto"/>
        <w:bottom w:val="none" w:sz="0" w:space="0" w:color="auto"/>
        <w:right w:val="none" w:sz="0" w:space="0" w:color="auto"/>
      </w:divBdr>
    </w:div>
    <w:div w:id="2017144923">
      <w:bodyDiv w:val="1"/>
      <w:marLeft w:val="0"/>
      <w:marRight w:val="0"/>
      <w:marTop w:val="0"/>
      <w:marBottom w:val="0"/>
      <w:divBdr>
        <w:top w:val="none" w:sz="0" w:space="0" w:color="auto"/>
        <w:left w:val="none" w:sz="0" w:space="0" w:color="auto"/>
        <w:bottom w:val="none" w:sz="0" w:space="0" w:color="auto"/>
        <w:right w:val="none" w:sz="0" w:space="0" w:color="auto"/>
      </w:divBdr>
    </w:div>
    <w:div w:id="2030910194">
      <w:bodyDiv w:val="1"/>
      <w:marLeft w:val="0"/>
      <w:marRight w:val="0"/>
      <w:marTop w:val="0"/>
      <w:marBottom w:val="0"/>
      <w:divBdr>
        <w:top w:val="none" w:sz="0" w:space="0" w:color="auto"/>
        <w:left w:val="none" w:sz="0" w:space="0" w:color="auto"/>
        <w:bottom w:val="none" w:sz="0" w:space="0" w:color="auto"/>
        <w:right w:val="none" w:sz="0" w:space="0" w:color="auto"/>
      </w:divBdr>
    </w:div>
    <w:div w:id="2031179283">
      <w:bodyDiv w:val="1"/>
      <w:marLeft w:val="0"/>
      <w:marRight w:val="0"/>
      <w:marTop w:val="0"/>
      <w:marBottom w:val="0"/>
      <w:divBdr>
        <w:top w:val="none" w:sz="0" w:space="0" w:color="auto"/>
        <w:left w:val="none" w:sz="0" w:space="0" w:color="auto"/>
        <w:bottom w:val="none" w:sz="0" w:space="0" w:color="auto"/>
        <w:right w:val="none" w:sz="0" w:space="0" w:color="auto"/>
      </w:divBdr>
    </w:div>
    <w:div w:id="2088648584">
      <w:bodyDiv w:val="1"/>
      <w:marLeft w:val="0"/>
      <w:marRight w:val="0"/>
      <w:marTop w:val="0"/>
      <w:marBottom w:val="0"/>
      <w:divBdr>
        <w:top w:val="none" w:sz="0" w:space="0" w:color="auto"/>
        <w:left w:val="none" w:sz="0" w:space="0" w:color="auto"/>
        <w:bottom w:val="none" w:sz="0" w:space="0" w:color="auto"/>
        <w:right w:val="none" w:sz="0" w:space="0" w:color="auto"/>
      </w:divBdr>
      <w:divsChild>
        <w:div w:id="2077779975">
          <w:marLeft w:val="0"/>
          <w:marRight w:val="0"/>
          <w:marTop w:val="0"/>
          <w:marBottom w:val="0"/>
          <w:divBdr>
            <w:top w:val="single" w:sz="2" w:space="0" w:color="auto"/>
            <w:left w:val="single" w:sz="2" w:space="0" w:color="auto"/>
            <w:bottom w:val="single" w:sz="6" w:space="0" w:color="auto"/>
            <w:right w:val="single" w:sz="2" w:space="0" w:color="auto"/>
          </w:divBdr>
          <w:divsChild>
            <w:div w:id="1900751131">
              <w:marLeft w:val="0"/>
              <w:marRight w:val="0"/>
              <w:marTop w:val="100"/>
              <w:marBottom w:val="100"/>
              <w:divBdr>
                <w:top w:val="single" w:sz="2" w:space="0" w:color="D9D9E3"/>
                <w:left w:val="single" w:sz="2" w:space="0" w:color="D9D9E3"/>
                <w:bottom w:val="single" w:sz="2" w:space="0" w:color="D9D9E3"/>
                <w:right w:val="single" w:sz="2" w:space="0" w:color="D9D9E3"/>
              </w:divBdr>
              <w:divsChild>
                <w:div w:id="235554977">
                  <w:marLeft w:val="0"/>
                  <w:marRight w:val="0"/>
                  <w:marTop w:val="0"/>
                  <w:marBottom w:val="0"/>
                  <w:divBdr>
                    <w:top w:val="single" w:sz="2" w:space="0" w:color="D9D9E3"/>
                    <w:left w:val="single" w:sz="2" w:space="0" w:color="D9D9E3"/>
                    <w:bottom w:val="single" w:sz="2" w:space="0" w:color="D9D9E3"/>
                    <w:right w:val="single" w:sz="2" w:space="0" w:color="D9D9E3"/>
                  </w:divBdr>
                  <w:divsChild>
                    <w:div w:id="539905046">
                      <w:marLeft w:val="0"/>
                      <w:marRight w:val="0"/>
                      <w:marTop w:val="0"/>
                      <w:marBottom w:val="0"/>
                      <w:divBdr>
                        <w:top w:val="single" w:sz="2" w:space="0" w:color="D9D9E3"/>
                        <w:left w:val="single" w:sz="2" w:space="0" w:color="D9D9E3"/>
                        <w:bottom w:val="single" w:sz="2" w:space="0" w:color="D9D9E3"/>
                        <w:right w:val="single" w:sz="2" w:space="0" w:color="D9D9E3"/>
                      </w:divBdr>
                      <w:divsChild>
                        <w:div w:id="90589377">
                          <w:marLeft w:val="0"/>
                          <w:marRight w:val="0"/>
                          <w:marTop w:val="0"/>
                          <w:marBottom w:val="0"/>
                          <w:divBdr>
                            <w:top w:val="single" w:sz="2" w:space="0" w:color="D9D9E3"/>
                            <w:left w:val="single" w:sz="2" w:space="0" w:color="D9D9E3"/>
                            <w:bottom w:val="single" w:sz="2" w:space="0" w:color="D9D9E3"/>
                            <w:right w:val="single" w:sz="2" w:space="0" w:color="D9D9E3"/>
                          </w:divBdr>
                          <w:divsChild>
                            <w:div w:id="1980106292">
                              <w:marLeft w:val="0"/>
                              <w:marRight w:val="0"/>
                              <w:marTop w:val="0"/>
                              <w:marBottom w:val="0"/>
                              <w:divBdr>
                                <w:top w:val="single" w:sz="2" w:space="0" w:color="D9D9E3"/>
                                <w:left w:val="single" w:sz="2" w:space="0" w:color="D9D9E3"/>
                                <w:bottom w:val="single" w:sz="2" w:space="0" w:color="D9D9E3"/>
                                <w:right w:val="single" w:sz="2" w:space="0" w:color="D9D9E3"/>
                              </w:divBdr>
                              <w:divsChild>
                                <w:div w:id="562835099">
                                  <w:marLeft w:val="0"/>
                                  <w:marRight w:val="0"/>
                                  <w:marTop w:val="0"/>
                                  <w:marBottom w:val="0"/>
                                  <w:divBdr>
                                    <w:top w:val="single" w:sz="2" w:space="0" w:color="D9D9E3"/>
                                    <w:left w:val="single" w:sz="2" w:space="0" w:color="D9D9E3"/>
                                    <w:bottom w:val="single" w:sz="2" w:space="0" w:color="D9D9E3"/>
                                    <w:right w:val="single" w:sz="2" w:space="0" w:color="D9D9E3"/>
                                  </w:divBdr>
                                  <w:divsChild>
                                    <w:div w:id="1577009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43693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spring.io/guides/gs/spring-boo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20" Type="http://schemas.openxmlformats.org/officeDocument/2006/relationships/image" Target="media/image11.png"/><Relationship Id="rId41" Type="http://schemas.openxmlformats.org/officeDocument/2006/relationships/hyperlink" Target="https://nextjs.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7C5B5-7AC8-4F03-9DC6-98BA0B453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6532</TotalTime>
  <Pages>48</Pages>
  <Words>6322</Words>
  <Characters>36039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Bá Quỳnh</dc:creator>
  <cp:keywords/>
  <dc:description/>
  <cp:lastModifiedBy>nguyen truong</cp:lastModifiedBy>
  <cp:revision>171</cp:revision>
  <dcterms:created xsi:type="dcterms:W3CDTF">2023-05-22T02:25:00Z</dcterms:created>
  <dcterms:modified xsi:type="dcterms:W3CDTF">2023-12-06T18:04:00Z</dcterms:modified>
</cp:coreProperties>
</file>